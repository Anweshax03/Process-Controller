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8F006" w14:textId="36B06E2B" w:rsidR="009F0B60" w:rsidRPr="0016378B" w:rsidRDefault="009F0B60" w:rsidP="00EE1630">
      <w:pPr>
        <w:tabs>
          <w:tab w:val="left" w:pos="2268"/>
        </w:tabs>
        <w:spacing w:line="276" w:lineRule="auto"/>
        <w:rPr>
          <w:b/>
          <w:bCs/>
        </w:rPr>
      </w:pPr>
      <w:bookmarkStart w:id="0" w:name="_Hlk121401662"/>
      <w:bookmarkEnd w:id="0"/>
    </w:p>
    <w:p w14:paraId="69A1B754" w14:textId="77777777" w:rsidR="00566298" w:rsidRPr="0016378B" w:rsidRDefault="00566298" w:rsidP="00EE1630">
      <w:pPr>
        <w:framePr w:w="9360" w:h="144" w:hRule="exact" w:wrap="auto" w:vAnchor="text" w:hAnchor="margin"/>
        <w:shd w:val="solid" w:color="auto" w:fill="auto"/>
        <w:tabs>
          <w:tab w:val="left" w:pos="-720"/>
        </w:tabs>
        <w:spacing w:line="276" w:lineRule="auto"/>
        <w:rPr>
          <w:sz w:val="36"/>
          <w:lang w:val="fr-FR"/>
        </w:rPr>
      </w:pPr>
    </w:p>
    <w:p w14:paraId="7C02F445" w14:textId="77777777" w:rsidR="00566298" w:rsidRPr="0016378B" w:rsidRDefault="00566298" w:rsidP="00EE1630">
      <w:pPr>
        <w:tabs>
          <w:tab w:val="left" w:pos="-720"/>
        </w:tabs>
        <w:spacing w:line="276" w:lineRule="auto"/>
        <w:rPr>
          <w:sz w:val="36"/>
          <w:lang w:val="fr-FR"/>
        </w:rPr>
      </w:pPr>
    </w:p>
    <w:p w14:paraId="1861E458" w14:textId="77777777" w:rsidR="00566298" w:rsidRPr="0016378B" w:rsidRDefault="00566298" w:rsidP="00EE1630">
      <w:pPr>
        <w:tabs>
          <w:tab w:val="left" w:pos="-720"/>
        </w:tabs>
        <w:spacing w:line="276" w:lineRule="auto"/>
        <w:rPr>
          <w:sz w:val="36"/>
          <w:lang w:val="fr-FR"/>
        </w:rPr>
      </w:pPr>
    </w:p>
    <w:p w14:paraId="7E81BF62" w14:textId="5347696E" w:rsidR="009F0B60" w:rsidRPr="0016378B" w:rsidRDefault="00566298" w:rsidP="00EE1630">
      <w:pPr>
        <w:pStyle w:val="Title"/>
        <w:spacing w:line="276" w:lineRule="auto"/>
        <w:jc w:val="left"/>
        <w:rPr>
          <w:rFonts w:ascii="Times New Roman" w:hAnsi="Times New Roman"/>
          <w:noProof/>
          <w:sz w:val="32"/>
          <w:szCs w:val="32"/>
          <w:lang w:val="fr-FR"/>
        </w:rPr>
      </w:pPr>
      <w:r w:rsidRPr="0016378B">
        <w:rPr>
          <w:rFonts w:ascii="Times New Roman" w:hAnsi="Times New Roman"/>
        </w:rPr>
        <w:t xml:space="preserve">       </w:t>
      </w:r>
      <w:r w:rsidR="001E5457">
        <w:rPr>
          <w:rFonts w:ascii="Times New Roman" w:hAnsi="Times New Roman"/>
        </w:rPr>
        <w:t xml:space="preserve">                           </w:t>
      </w:r>
      <w:r w:rsidRPr="0016378B">
        <w:rPr>
          <w:rFonts w:ascii="Times New Roman" w:hAnsi="Times New Roman"/>
        </w:rPr>
        <w:t xml:space="preserve"> </w:t>
      </w:r>
      <w:r w:rsidR="005D684C" w:rsidRPr="0016378B">
        <w:rPr>
          <w:rFonts w:ascii="Times New Roman" w:hAnsi="Times New Roman"/>
          <w:noProof/>
          <w:sz w:val="32"/>
          <w:szCs w:val="32"/>
          <w:lang w:val="fr-FR"/>
        </w:rPr>
        <w:t>High Level Design</w:t>
      </w:r>
      <w:r w:rsidR="00032C69" w:rsidRPr="0016378B">
        <w:rPr>
          <w:rFonts w:ascii="Times New Roman" w:hAnsi="Times New Roman"/>
          <w:noProof/>
          <w:sz w:val="32"/>
          <w:szCs w:val="32"/>
          <w:lang w:val="fr-FR"/>
        </w:rPr>
        <w:t xml:space="preserve"> &amp; Low Level Design</w:t>
      </w:r>
      <w:r w:rsidR="009F0B60" w:rsidRPr="0016378B">
        <w:rPr>
          <w:rFonts w:ascii="Times New Roman" w:hAnsi="Times New Roman"/>
          <w:noProof/>
          <w:sz w:val="32"/>
          <w:szCs w:val="32"/>
          <w:lang w:val="fr-FR"/>
        </w:rPr>
        <w:t xml:space="preserve"> </w:t>
      </w:r>
    </w:p>
    <w:p w14:paraId="52981460" w14:textId="77777777" w:rsidR="00566298" w:rsidRPr="0016378B" w:rsidRDefault="00566298" w:rsidP="00EE1630">
      <w:pPr>
        <w:spacing w:line="276" w:lineRule="auto"/>
        <w:rPr>
          <w:lang w:val="fr-FR"/>
        </w:rPr>
      </w:pPr>
    </w:p>
    <w:p w14:paraId="2F5297CB" w14:textId="77777777" w:rsidR="009F0B60" w:rsidRPr="0016378B" w:rsidRDefault="009F0B60" w:rsidP="00EE1630">
      <w:pPr>
        <w:spacing w:line="276" w:lineRule="auto"/>
      </w:pPr>
      <w:r>
        <w:t xml:space="preserve">The purpose of this document is to </w:t>
      </w:r>
      <w:bookmarkStart w:id="1" w:name="_Int_MBOyub1n"/>
      <w:r>
        <w:t>provide with</w:t>
      </w:r>
      <w:bookmarkEnd w:id="1"/>
      <w:r>
        <w:t xml:space="preserve"> a template for </w:t>
      </w:r>
      <w:r w:rsidR="00032C69">
        <w:t>documenting both HLD &amp; LLD</w:t>
      </w:r>
      <w:r>
        <w:t xml:space="preserve">. </w:t>
      </w:r>
    </w:p>
    <w:p w14:paraId="6622E831" w14:textId="77777777" w:rsidR="009F0B60" w:rsidRDefault="009F0B60" w:rsidP="00EE1630">
      <w:pPr>
        <w:spacing w:line="276" w:lineRule="auto"/>
      </w:pPr>
    </w:p>
    <w:p w14:paraId="70F91A63" w14:textId="77777777" w:rsidR="009D2969" w:rsidRDefault="009D2969" w:rsidP="00EE1630">
      <w:pPr>
        <w:spacing w:line="276" w:lineRule="auto"/>
      </w:pPr>
    </w:p>
    <w:p w14:paraId="16BE76C0" w14:textId="77777777" w:rsidR="009D2969" w:rsidRDefault="009D2969" w:rsidP="00EE1630">
      <w:pPr>
        <w:spacing w:line="276" w:lineRule="auto"/>
      </w:pPr>
    </w:p>
    <w:p w14:paraId="275A147D" w14:textId="77777777" w:rsidR="009D2969" w:rsidRDefault="009D2969" w:rsidP="00EE1630">
      <w:pPr>
        <w:spacing w:line="276" w:lineRule="auto"/>
      </w:pPr>
    </w:p>
    <w:p w14:paraId="7690306A" w14:textId="77777777" w:rsidR="009D2969" w:rsidRDefault="009D2969" w:rsidP="00EE1630">
      <w:pPr>
        <w:spacing w:line="276" w:lineRule="auto"/>
      </w:pPr>
    </w:p>
    <w:p w14:paraId="151AAD02" w14:textId="77777777" w:rsidR="009D2969" w:rsidRDefault="009D2969" w:rsidP="00EE1630">
      <w:pPr>
        <w:spacing w:line="276" w:lineRule="auto"/>
      </w:pPr>
    </w:p>
    <w:p w14:paraId="342D896A" w14:textId="725D9FB0" w:rsidR="009D2969" w:rsidRDefault="009D2969" w:rsidP="00EE1630">
      <w:pPr>
        <w:spacing w:line="276" w:lineRule="auto"/>
      </w:pPr>
    </w:p>
    <w:p w14:paraId="0CC40D44" w14:textId="583D9396" w:rsidR="009D2969" w:rsidRDefault="009D2969" w:rsidP="00EE1630">
      <w:pPr>
        <w:spacing w:line="276" w:lineRule="auto"/>
      </w:pPr>
    </w:p>
    <w:p w14:paraId="4D53CFF0" w14:textId="235CF9FD" w:rsidR="009D2969" w:rsidRDefault="009D2969" w:rsidP="00EE1630">
      <w:pPr>
        <w:spacing w:line="276" w:lineRule="auto"/>
      </w:pPr>
    </w:p>
    <w:p w14:paraId="40EF238B" w14:textId="31337406" w:rsidR="009D2969" w:rsidRDefault="009D2969" w:rsidP="00EE1630">
      <w:pPr>
        <w:spacing w:line="276" w:lineRule="auto"/>
      </w:pPr>
    </w:p>
    <w:p w14:paraId="1DF6CC92" w14:textId="77777777" w:rsidR="009D2969" w:rsidRDefault="009D2969" w:rsidP="00EE1630">
      <w:pPr>
        <w:spacing w:line="276" w:lineRule="auto"/>
      </w:pPr>
    </w:p>
    <w:p w14:paraId="069CD665" w14:textId="77777777" w:rsidR="009D2969" w:rsidRDefault="009D2969" w:rsidP="00EE1630">
      <w:pPr>
        <w:spacing w:line="276" w:lineRule="auto"/>
      </w:pPr>
    </w:p>
    <w:p w14:paraId="3A38B140" w14:textId="77777777" w:rsidR="009D2969" w:rsidRDefault="009D2969" w:rsidP="00EE1630">
      <w:pPr>
        <w:spacing w:line="276" w:lineRule="auto"/>
      </w:pPr>
    </w:p>
    <w:p w14:paraId="0E961653" w14:textId="6EE420D5" w:rsidR="009D2969" w:rsidRPr="009D2969" w:rsidRDefault="009D2969" w:rsidP="009D2969">
      <w:pPr>
        <w:spacing w:line="276" w:lineRule="auto"/>
        <w:jc w:val="center"/>
        <w:rPr>
          <w:b/>
          <w:bCs/>
          <w:sz w:val="56"/>
          <w:szCs w:val="56"/>
        </w:rPr>
        <w:sectPr w:rsidR="009D2969" w:rsidRPr="009D2969">
          <w:headerReference w:type="even" r:id="rId11"/>
          <w:headerReference w:type="default" r:id="rId12"/>
          <w:footerReference w:type="even" r:id="rId13"/>
          <w:footerReference w:type="default" r:id="rId14"/>
          <w:headerReference w:type="first" r:id="rId15"/>
          <w:footerReference w:type="first" r:id="rId16"/>
          <w:pgSz w:w="12240" w:h="15840" w:code="1"/>
          <w:pgMar w:top="1339" w:right="2070" w:bottom="1267" w:left="1620" w:header="720" w:footer="634" w:gutter="0"/>
          <w:cols w:space="720"/>
          <w:noEndnote/>
        </w:sectPr>
      </w:pPr>
      <w:r w:rsidRPr="009D2969">
        <w:rPr>
          <w:b/>
          <w:bCs/>
          <w:sz w:val="56"/>
          <w:szCs w:val="56"/>
        </w:rPr>
        <w:t>PROCESS CONTROLLER</w:t>
      </w:r>
    </w:p>
    <w:p w14:paraId="2EE31DE2" w14:textId="77777777" w:rsidR="009F0B60" w:rsidRPr="0016378B" w:rsidRDefault="009F0B60" w:rsidP="00EE1630">
      <w:pPr>
        <w:tabs>
          <w:tab w:val="left" w:pos="2268"/>
        </w:tabs>
        <w:spacing w:line="276" w:lineRule="auto"/>
        <w:ind w:left="2268" w:hanging="2268"/>
        <w:rPr>
          <w:b/>
        </w:rPr>
      </w:pPr>
    </w:p>
    <w:p w14:paraId="59FE35A0" w14:textId="77777777" w:rsidR="00566298" w:rsidRPr="0016378B" w:rsidRDefault="00566298" w:rsidP="00EE1630">
      <w:pPr>
        <w:spacing w:line="276" w:lineRule="auto"/>
        <w:rPr>
          <w:b/>
          <w:bCs/>
          <w:sz w:val="24"/>
          <w:lang w:val="fr-FR"/>
        </w:rPr>
      </w:pPr>
      <w:bookmarkStart w:id="2" w:name="_Toc392578938"/>
      <w:bookmarkStart w:id="3" w:name="_Toc392648323"/>
      <w:bookmarkStart w:id="4" w:name="_Toc392652349"/>
      <w:bookmarkStart w:id="5" w:name="_Toc393179863"/>
      <w:r w:rsidRPr="0016378B">
        <w:rPr>
          <w:b/>
          <w:bCs/>
          <w:sz w:val="24"/>
          <w:lang w:val="fr-FR"/>
        </w:rPr>
        <w:t>Document Control :</w:t>
      </w:r>
    </w:p>
    <w:p w14:paraId="085C22C1" w14:textId="77777777" w:rsidR="00566298" w:rsidRPr="0016378B" w:rsidRDefault="00566298" w:rsidP="00EE1630">
      <w:pPr>
        <w:spacing w:line="276" w:lineRule="auto"/>
        <w:ind w:firstLine="720"/>
        <w:rPr>
          <w:b/>
          <w:bCs/>
          <w:sz w:val="24"/>
          <w:lang w:val="fr-FR"/>
        </w:rPr>
      </w:pPr>
    </w:p>
    <w:p w14:paraId="51AE019B" w14:textId="28578ED4" w:rsidR="00566298" w:rsidRDefault="00566298" w:rsidP="00EE1630">
      <w:pPr>
        <w:spacing w:line="276" w:lineRule="auto"/>
        <w:ind w:firstLine="720"/>
        <w:rPr>
          <w:b/>
          <w:bCs/>
          <w:sz w:val="24"/>
          <w:lang w:val="fr-FR"/>
        </w:rPr>
      </w:pPr>
    </w:p>
    <w:p w14:paraId="569DDEB2" w14:textId="77777777" w:rsidR="001E5457" w:rsidRDefault="001E5457" w:rsidP="001E5457">
      <w:pPr>
        <w:ind w:firstLine="720"/>
        <w:rPr>
          <w:b/>
          <w:bCs/>
          <w:sz w:val="24"/>
          <w:lang w:val="fr-FR"/>
        </w:rPr>
      </w:pPr>
      <w:bookmarkStart w:id="6" w:name="_Toc526592181"/>
      <w:bookmarkEnd w:id="2"/>
      <w:bookmarkEnd w:id="3"/>
      <w:bookmarkEnd w:id="4"/>
      <w:bookmarkEnd w:id="5"/>
    </w:p>
    <w:tbl>
      <w:tblPr>
        <w:tblW w:w="9860" w:type="dxa"/>
        <w:tblInd w:w="-522" w:type="dxa"/>
        <w:tblLook w:val="04A0" w:firstRow="1" w:lastRow="0" w:firstColumn="1" w:lastColumn="0" w:noHBand="0" w:noVBand="1"/>
      </w:tblPr>
      <w:tblGrid>
        <w:gridCol w:w="2278"/>
        <w:gridCol w:w="1701"/>
        <w:gridCol w:w="2410"/>
        <w:gridCol w:w="577"/>
        <w:gridCol w:w="236"/>
        <w:gridCol w:w="859"/>
        <w:gridCol w:w="659"/>
        <w:gridCol w:w="570"/>
        <w:gridCol w:w="570"/>
      </w:tblGrid>
      <w:tr w:rsidR="001E5457" w:rsidRPr="00E173E9" w14:paraId="0641EDA9" w14:textId="77777777" w:rsidTr="001E5457">
        <w:trPr>
          <w:trHeight w:val="420"/>
        </w:trPr>
        <w:tc>
          <w:tcPr>
            <w:tcW w:w="9860" w:type="dxa"/>
            <w:gridSpan w:val="9"/>
            <w:tcBorders>
              <w:top w:val="single" w:sz="8" w:space="0" w:color="auto"/>
              <w:left w:val="single" w:sz="8" w:space="0" w:color="auto"/>
              <w:bottom w:val="single" w:sz="8" w:space="0" w:color="auto"/>
              <w:right w:val="single" w:sz="8" w:space="0" w:color="000000"/>
            </w:tcBorders>
            <w:shd w:val="clear" w:color="auto" w:fill="E5DFEC"/>
            <w:hideMark/>
          </w:tcPr>
          <w:p w14:paraId="01752610" w14:textId="77777777" w:rsidR="001E5457" w:rsidRPr="00E173E9" w:rsidRDefault="001E5457" w:rsidP="004530A4">
            <w:pPr>
              <w:jc w:val="center"/>
              <w:rPr>
                <w:rFonts w:cs="Arial"/>
                <w:b/>
                <w:bCs/>
                <w:color w:val="000000"/>
                <w:sz w:val="32"/>
                <w:szCs w:val="32"/>
                <w:lang w:val="en-IN" w:eastAsia="en-IN"/>
              </w:rPr>
            </w:pPr>
            <w:r w:rsidRPr="00E173E9">
              <w:rPr>
                <w:rFonts w:cs="Arial"/>
                <w:b/>
                <w:bCs/>
                <w:color w:val="000000"/>
                <w:sz w:val="32"/>
                <w:szCs w:val="32"/>
                <w:lang w:val="en-IN" w:eastAsia="en-IN"/>
              </w:rPr>
              <w:t>Project Revision History</w:t>
            </w:r>
          </w:p>
        </w:tc>
      </w:tr>
      <w:tr w:rsidR="001E5457" w:rsidRPr="00E173E9" w14:paraId="7E473421" w14:textId="77777777" w:rsidTr="001E5457">
        <w:trPr>
          <w:trHeight w:val="420"/>
        </w:trPr>
        <w:tc>
          <w:tcPr>
            <w:tcW w:w="2278" w:type="dxa"/>
            <w:tcBorders>
              <w:top w:val="nil"/>
              <w:left w:val="nil"/>
              <w:bottom w:val="nil"/>
              <w:right w:val="nil"/>
            </w:tcBorders>
            <w:shd w:val="clear" w:color="auto" w:fill="auto"/>
            <w:hideMark/>
          </w:tcPr>
          <w:p w14:paraId="2A472891" w14:textId="77777777" w:rsidR="001E5457" w:rsidRPr="00E173E9" w:rsidRDefault="001E5457" w:rsidP="004530A4">
            <w:pPr>
              <w:rPr>
                <w:rFonts w:cs="Arial"/>
                <w:b/>
                <w:bCs/>
                <w:color w:val="000000"/>
                <w:sz w:val="32"/>
                <w:szCs w:val="32"/>
                <w:lang w:val="en-IN" w:eastAsia="en-IN"/>
              </w:rPr>
            </w:pPr>
          </w:p>
        </w:tc>
        <w:tc>
          <w:tcPr>
            <w:tcW w:w="1701" w:type="dxa"/>
            <w:tcBorders>
              <w:top w:val="nil"/>
              <w:left w:val="nil"/>
              <w:bottom w:val="nil"/>
              <w:right w:val="nil"/>
            </w:tcBorders>
            <w:shd w:val="clear" w:color="auto" w:fill="auto"/>
            <w:noWrap/>
            <w:vAlign w:val="bottom"/>
            <w:hideMark/>
          </w:tcPr>
          <w:p w14:paraId="06EBFC2F" w14:textId="77777777" w:rsidR="001E5457" w:rsidRPr="00E173E9" w:rsidRDefault="001E5457" w:rsidP="004530A4">
            <w:pPr>
              <w:rPr>
                <w:rFonts w:cs="Arial"/>
                <w:sz w:val="32"/>
                <w:szCs w:val="32"/>
                <w:lang w:val="en-IN" w:eastAsia="en-IN"/>
              </w:rPr>
            </w:pPr>
          </w:p>
        </w:tc>
        <w:tc>
          <w:tcPr>
            <w:tcW w:w="2987" w:type="dxa"/>
            <w:gridSpan w:val="2"/>
            <w:tcBorders>
              <w:top w:val="nil"/>
              <w:left w:val="nil"/>
              <w:bottom w:val="nil"/>
              <w:right w:val="nil"/>
            </w:tcBorders>
            <w:shd w:val="clear" w:color="auto" w:fill="auto"/>
            <w:noWrap/>
            <w:vAlign w:val="bottom"/>
            <w:hideMark/>
          </w:tcPr>
          <w:p w14:paraId="26363F6D" w14:textId="77777777" w:rsidR="001E5457" w:rsidRPr="00E173E9" w:rsidRDefault="001E5457" w:rsidP="004530A4">
            <w:pPr>
              <w:rPr>
                <w:rFonts w:cs="Arial"/>
                <w:sz w:val="32"/>
                <w:szCs w:val="32"/>
                <w:lang w:val="en-IN" w:eastAsia="en-IN"/>
              </w:rPr>
            </w:pPr>
          </w:p>
        </w:tc>
        <w:tc>
          <w:tcPr>
            <w:tcW w:w="236" w:type="dxa"/>
            <w:tcBorders>
              <w:top w:val="nil"/>
              <w:left w:val="nil"/>
              <w:bottom w:val="nil"/>
              <w:right w:val="nil"/>
            </w:tcBorders>
            <w:shd w:val="clear" w:color="auto" w:fill="auto"/>
            <w:noWrap/>
            <w:vAlign w:val="bottom"/>
            <w:hideMark/>
          </w:tcPr>
          <w:p w14:paraId="0A2BF81A" w14:textId="77777777" w:rsidR="001E5457" w:rsidRPr="00E173E9" w:rsidRDefault="001E5457" w:rsidP="004530A4">
            <w:pPr>
              <w:rPr>
                <w:rFonts w:cs="Arial"/>
                <w:sz w:val="32"/>
                <w:szCs w:val="32"/>
                <w:lang w:val="en-IN" w:eastAsia="en-IN"/>
              </w:rPr>
            </w:pPr>
          </w:p>
        </w:tc>
        <w:tc>
          <w:tcPr>
            <w:tcW w:w="859" w:type="dxa"/>
            <w:tcBorders>
              <w:top w:val="nil"/>
              <w:left w:val="nil"/>
              <w:bottom w:val="nil"/>
              <w:right w:val="nil"/>
            </w:tcBorders>
            <w:shd w:val="clear" w:color="auto" w:fill="auto"/>
            <w:noWrap/>
            <w:vAlign w:val="bottom"/>
            <w:hideMark/>
          </w:tcPr>
          <w:p w14:paraId="53D9C1D1" w14:textId="77777777" w:rsidR="001E5457" w:rsidRPr="00E173E9" w:rsidRDefault="001E5457" w:rsidP="004530A4">
            <w:pPr>
              <w:rPr>
                <w:rFonts w:ascii="Calibri" w:hAnsi="Calibri"/>
                <w:color w:val="000000"/>
                <w:sz w:val="22"/>
                <w:szCs w:val="22"/>
                <w:lang w:val="en-IN" w:eastAsia="en-IN"/>
              </w:rPr>
            </w:pPr>
          </w:p>
        </w:tc>
        <w:tc>
          <w:tcPr>
            <w:tcW w:w="659" w:type="dxa"/>
            <w:tcBorders>
              <w:top w:val="nil"/>
              <w:left w:val="nil"/>
              <w:bottom w:val="nil"/>
              <w:right w:val="nil"/>
            </w:tcBorders>
            <w:shd w:val="clear" w:color="auto" w:fill="auto"/>
            <w:noWrap/>
            <w:vAlign w:val="bottom"/>
            <w:hideMark/>
          </w:tcPr>
          <w:p w14:paraId="63ED523E" w14:textId="77777777" w:rsidR="001E5457" w:rsidRPr="00E173E9" w:rsidRDefault="001E5457" w:rsidP="004530A4">
            <w:pPr>
              <w:rPr>
                <w:rFonts w:ascii="Calibri" w:hAnsi="Calibri"/>
                <w:color w:val="000000"/>
                <w:sz w:val="22"/>
                <w:szCs w:val="22"/>
                <w:lang w:val="en-IN" w:eastAsia="en-IN"/>
              </w:rPr>
            </w:pPr>
          </w:p>
        </w:tc>
        <w:tc>
          <w:tcPr>
            <w:tcW w:w="570" w:type="dxa"/>
            <w:tcBorders>
              <w:top w:val="nil"/>
              <w:left w:val="nil"/>
              <w:bottom w:val="nil"/>
              <w:right w:val="nil"/>
            </w:tcBorders>
            <w:shd w:val="clear" w:color="auto" w:fill="auto"/>
            <w:noWrap/>
            <w:vAlign w:val="bottom"/>
            <w:hideMark/>
          </w:tcPr>
          <w:p w14:paraId="2278F87B" w14:textId="77777777" w:rsidR="001E5457" w:rsidRPr="00E173E9" w:rsidRDefault="001E5457" w:rsidP="004530A4">
            <w:pPr>
              <w:rPr>
                <w:rFonts w:ascii="Calibri" w:hAnsi="Calibri"/>
                <w:color w:val="000000"/>
                <w:sz w:val="22"/>
                <w:szCs w:val="22"/>
                <w:lang w:val="en-IN" w:eastAsia="en-IN"/>
              </w:rPr>
            </w:pPr>
          </w:p>
        </w:tc>
        <w:tc>
          <w:tcPr>
            <w:tcW w:w="570" w:type="dxa"/>
            <w:tcBorders>
              <w:top w:val="nil"/>
              <w:left w:val="nil"/>
              <w:bottom w:val="nil"/>
              <w:right w:val="nil"/>
            </w:tcBorders>
            <w:shd w:val="clear" w:color="auto" w:fill="auto"/>
            <w:noWrap/>
            <w:vAlign w:val="bottom"/>
            <w:hideMark/>
          </w:tcPr>
          <w:p w14:paraId="15E14600" w14:textId="77777777" w:rsidR="001E5457" w:rsidRPr="00E173E9" w:rsidRDefault="001E5457" w:rsidP="004530A4">
            <w:pPr>
              <w:rPr>
                <w:rFonts w:ascii="Calibri" w:hAnsi="Calibri"/>
                <w:color w:val="000000"/>
                <w:sz w:val="22"/>
                <w:szCs w:val="22"/>
                <w:lang w:val="en-IN" w:eastAsia="en-IN"/>
              </w:rPr>
            </w:pPr>
          </w:p>
        </w:tc>
      </w:tr>
      <w:tr w:rsidR="001E5457" w:rsidRPr="00E173E9" w14:paraId="262A2AFE" w14:textId="77777777" w:rsidTr="001E5457">
        <w:trPr>
          <w:trHeight w:val="765"/>
        </w:trPr>
        <w:tc>
          <w:tcPr>
            <w:tcW w:w="2278" w:type="dxa"/>
            <w:tcBorders>
              <w:top w:val="single" w:sz="8" w:space="0" w:color="auto"/>
              <w:left w:val="single" w:sz="8" w:space="0" w:color="auto"/>
              <w:bottom w:val="single" w:sz="8" w:space="0" w:color="auto"/>
              <w:right w:val="single" w:sz="8" w:space="0" w:color="auto"/>
            </w:tcBorders>
            <w:shd w:val="clear" w:color="auto" w:fill="E5DFEC"/>
            <w:vAlign w:val="center"/>
            <w:hideMark/>
          </w:tcPr>
          <w:p w14:paraId="0CA7D6CB" w14:textId="77777777" w:rsidR="001E5457" w:rsidRPr="00E173E9" w:rsidRDefault="001E5457" w:rsidP="004530A4">
            <w:pPr>
              <w:jc w:val="center"/>
              <w:rPr>
                <w:rFonts w:cs="Arial"/>
                <w:b/>
                <w:bCs/>
                <w:lang w:val="en-IN" w:eastAsia="en-IN"/>
              </w:rPr>
            </w:pPr>
            <w:r w:rsidRPr="00E173E9">
              <w:rPr>
                <w:rFonts w:cs="Arial"/>
                <w:b/>
                <w:bCs/>
                <w:lang w:val="en-IN" w:eastAsia="en-IN"/>
              </w:rPr>
              <w:t>Date</w:t>
            </w:r>
          </w:p>
        </w:tc>
        <w:tc>
          <w:tcPr>
            <w:tcW w:w="1701" w:type="dxa"/>
            <w:tcBorders>
              <w:top w:val="single" w:sz="8" w:space="0" w:color="auto"/>
              <w:left w:val="nil"/>
              <w:bottom w:val="single" w:sz="8" w:space="0" w:color="auto"/>
              <w:right w:val="single" w:sz="8" w:space="0" w:color="auto"/>
            </w:tcBorders>
            <w:shd w:val="clear" w:color="auto" w:fill="E5DFEC"/>
            <w:vAlign w:val="center"/>
            <w:hideMark/>
          </w:tcPr>
          <w:p w14:paraId="1DE7E684" w14:textId="77777777" w:rsidR="001E5457" w:rsidRPr="00E173E9" w:rsidRDefault="001E5457" w:rsidP="004530A4">
            <w:pPr>
              <w:jc w:val="center"/>
              <w:rPr>
                <w:rFonts w:cs="Arial"/>
                <w:b/>
                <w:bCs/>
                <w:lang w:val="en-IN" w:eastAsia="en-IN"/>
              </w:rPr>
            </w:pPr>
            <w:r w:rsidRPr="00E173E9">
              <w:rPr>
                <w:rFonts w:cs="Arial"/>
                <w:b/>
                <w:bCs/>
                <w:lang w:val="en-IN" w:eastAsia="en-IN"/>
              </w:rPr>
              <w:t>Version</w:t>
            </w:r>
          </w:p>
        </w:tc>
        <w:tc>
          <w:tcPr>
            <w:tcW w:w="2410" w:type="dxa"/>
            <w:tcBorders>
              <w:top w:val="single" w:sz="8" w:space="0" w:color="auto"/>
              <w:left w:val="nil"/>
              <w:bottom w:val="single" w:sz="8" w:space="0" w:color="auto"/>
              <w:right w:val="single" w:sz="8" w:space="0" w:color="auto"/>
            </w:tcBorders>
            <w:shd w:val="clear" w:color="auto" w:fill="E5DFEC"/>
            <w:vAlign w:val="center"/>
            <w:hideMark/>
          </w:tcPr>
          <w:p w14:paraId="64831557" w14:textId="77777777" w:rsidR="001E5457" w:rsidRPr="00E173E9" w:rsidRDefault="001E5457" w:rsidP="004530A4">
            <w:pPr>
              <w:jc w:val="center"/>
              <w:rPr>
                <w:rFonts w:cs="Arial"/>
                <w:b/>
                <w:bCs/>
                <w:lang w:val="en-IN" w:eastAsia="en-IN"/>
              </w:rPr>
            </w:pPr>
            <w:r w:rsidRPr="00E173E9">
              <w:rPr>
                <w:rFonts w:cs="Arial"/>
                <w:b/>
                <w:bCs/>
                <w:lang w:val="en-IN" w:eastAsia="en-IN"/>
              </w:rPr>
              <w:t>Author</w:t>
            </w:r>
          </w:p>
        </w:tc>
        <w:tc>
          <w:tcPr>
            <w:tcW w:w="2331" w:type="dxa"/>
            <w:gridSpan w:val="4"/>
            <w:tcBorders>
              <w:top w:val="single" w:sz="8" w:space="0" w:color="auto"/>
              <w:left w:val="nil"/>
              <w:bottom w:val="single" w:sz="8" w:space="0" w:color="auto"/>
              <w:right w:val="single" w:sz="8" w:space="0" w:color="auto"/>
            </w:tcBorders>
            <w:shd w:val="clear" w:color="auto" w:fill="E5DFEC"/>
            <w:vAlign w:val="center"/>
            <w:hideMark/>
          </w:tcPr>
          <w:p w14:paraId="13D69E13" w14:textId="77777777" w:rsidR="001E5457" w:rsidRPr="00E173E9" w:rsidRDefault="001E5457" w:rsidP="004530A4">
            <w:pPr>
              <w:jc w:val="center"/>
              <w:rPr>
                <w:rFonts w:cs="Arial"/>
                <w:b/>
                <w:bCs/>
                <w:lang w:val="en-IN" w:eastAsia="en-IN"/>
              </w:rPr>
            </w:pPr>
            <w:r w:rsidRPr="00E173E9">
              <w:rPr>
                <w:rFonts w:cs="Arial"/>
                <w:b/>
                <w:bCs/>
                <w:lang w:val="en-IN" w:eastAsia="en-IN"/>
              </w:rPr>
              <w:t>Brief Description of Changes</w:t>
            </w:r>
          </w:p>
        </w:tc>
        <w:tc>
          <w:tcPr>
            <w:tcW w:w="1140" w:type="dxa"/>
            <w:gridSpan w:val="2"/>
            <w:tcBorders>
              <w:top w:val="single" w:sz="8" w:space="0" w:color="auto"/>
              <w:left w:val="nil"/>
              <w:bottom w:val="single" w:sz="8" w:space="0" w:color="auto"/>
              <w:right w:val="single" w:sz="8" w:space="0" w:color="auto"/>
            </w:tcBorders>
            <w:shd w:val="clear" w:color="auto" w:fill="E5DFEC"/>
            <w:vAlign w:val="center"/>
            <w:hideMark/>
          </w:tcPr>
          <w:p w14:paraId="2B7AEEDC" w14:textId="77777777" w:rsidR="001E5457" w:rsidRPr="00E173E9" w:rsidRDefault="001E5457" w:rsidP="004530A4">
            <w:pPr>
              <w:jc w:val="center"/>
              <w:rPr>
                <w:rFonts w:cs="Arial"/>
                <w:b/>
                <w:bCs/>
                <w:lang w:val="en-IN" w:eastAsia="en-IN"/>
              </w:rPr>
            </w:pPr>
            <w:r w:rsidRPr="00E173E9">
              <w:rPr>
                <w:rFonts w:cs="Arial"/>
                <w:b/>
                <w:bCs/>
                <w:lang w:val="en-IN" w:eastAsia="en-IN"/>
              </w:rPr>
              <w:t>Approver Signature</w:t>
            </w:r>
          </w:p>
        </w:tc>
      </w:tr>
      <w:tr w:rsidR="001E5457" w:rsidRPr="00E173E9" w14:paraId="4D741EEC" w14:textId="77777777" w:rsidTr="001E5457">
        <w:trPr>
          <w:trHeight w:val="315"/>
        </w:trPr>
        <w:tc>
          <w:tcPr>
            <w:tcW w:w="2278" w:type="dxa"/>
            <w:tcBorders>
              <w:top w:val="nil"/>
              <w:left w:val="single" w:sz="8" w:space="0" w:color="auto"/>
              <w:bottom w:val="single" w:sz="8" w:space="0" w:color="auto"/>
              <w:right w:val="single" w:sz="8" w:space="0" w:color="auto"/>
            </w:tcBorders>
            <w:shd w:val="clear" w:color="auto" w:fill="auto"/>
            <w:hideMark/>
          </w:tcPr>
          <w:p w14:paraId="3AC0072C" w14:textId="13C0B052" w:rsidR="001E5457" w:rsidRPr="00E173E9" w:rsidRDefault="008C6F8D" w:rsidP="008C6F8D">
            <w:pPr>
              <w:jc w:val="center"/>
              <w:rPr>
                <w:rFonts w:cs="Arial"/>
                <w:lang w:val="en-IN" w:eastAsia="en-IN"/>
              </w:rPr>
            </w:pPr>
            <w:r>
              <w:rPr>
                <w:rFonts w:cs="Arial"/>
                <w:lang w:val="en-IN" w:eastAsia="en-IN"/>
              </w:rPr>
              <w:t>28/11/2022</w:t>
            </w:r>
          </w:p>
        </w:tc>
        <w:tc>
          <w:tcPr>
            <w:tcW w:w="1701" w:type="dxa"/>
            <w:tcBorders>
              <w:top w:val="nil"/>
              <w:left w:val="nil"/>
              <w:bottom w:val="single" w:sz="8" w:space="0" w:color="auto"/>
              <w:right w:val="single" w:sz="8" w:space="0" w:color="auto"/>
            </w:tcBorders>
            <w:shd w:val="clear" w:color="auto" w:fill="auto"/>
            <w:hideMark/>
          </w:tcPr>
          <w:p w14:paraId="73E005F6" w14:textId="1C58BFBE" w:rsidR="001E5457" w:rsidRPr="00E173E9" w:rsidRDefault="008C6F8D" w:rsidP="008C6F8D">
            <w:pPr>
              <w:jc w:val="center"/>
              <w:rPr>
                <w:rFonts w:cs="Arial"/>
                <w:lang w:val="en-IN" w:eastAsia="en-IN"/>
              </w:rPr>
            </w:pPr>
            <w:r>
              <w:rPr>
                <w:rFonts w:cs="Arial"/>
                <w:lang w:val="en-IN" w:eastAsia="en-IN"/>
              </w:rPr>
              <w:t>0.1</w:t>
            </w:r>
          </w:p>
        </w:tc>
        <w:tc>
          <w:tcPr>
            <w:tcW w:w="2410" w:type="dxa"/>
            <w:tcBorders>
              <w:top w:val="single" w:sz="8" w:space="0" w:color="auto"/>
              <w:left w:val="nil"/>
              <w:bottom w:val="single" w:sz="8" w:space="0" w:color="auto"/>
              <w:right w:val="single" w:sz="8" w:space="0" w:color="auto"/>
            </w:tcBorders>
            <w:shd w:val="clear" w:color="auto" w:fill="auto"/>
            <w:hideMark/>
          </w:tcPr>
          <w:p w14:paraId="7451AC8B" w14:textId="65AD0F3E" w:rsidR="001E5457" w:rsidRPr="00E173E9" w:rsidRDefault="008C6F8D" w:rsidP="008C6F8D">
            <w:pPr>
              <w:jc w:val="center"/>
              <w:rPr>
                <w:rFonts w:cs="Arial"/>
                <w:lang w:val="en-IN" w:eastAsia="en-IN"/>
              </w:rPr>
            </w:pPr>
            <w:r>
              <w:rPr>
                <w:rFonts w:cs="Arial"/>
                <w:lang w:val="en-IN" w:eastAsia="en-IN"/>
              </w:rPr>
              <w:t>Group-6</w:t>
            </w: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7C554C33" w14:textId="727EB76F" w:rsidR="001E5457" w:rsidRPr="00E173E9" w:rsidRDefault="001E5457" w:rsidP="004530A4">
            <w:pPr>
              <w:rPr>
                <w:rFonts w:cs="Arial"/>
                <w:lang w:val="en-IN" w:eastAsia="en-IN"/>
              </w:rPr>
            </w:pPr>
            <w:r w:rsidRPr="00E173E9">
              <w:rPr>
                <w:rFonts w:cs="Arial"/>
                <w:lang w:val="en-IN" w:eastAsia="en-IN"/>
              </w:rPr>
              <w:t> </w:t>
            </w:r>
            <w:r w:rsidR="008C6F8D">
              <w:rPr>
                <w:rFonts w:cs="Arial"/>
                <w:lang w:val="en-IN" w:eastAsia="en-IN"/>
              </w:rPr>
              <w:t>Understanding SRS</w:t>
            </w: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6F593C88" w14:textId="77777777" w:rsidR="001E5457" w:rsidRPr="00E173E9" w:rsidRDefault="001E5457" w:rsidP="004530A4">
            <w:pPr>
              <w:rPr>
                <w:rFonts w:cs="Arial"/>
                <w:lang w:val="en-IN" w:eastAsia="en-IN"/>
              </w:rPr>
            </w:pPr>
            <w:r w:rsidRPr="00E173E9">
              <w:rPr>
                <w:rFonts w:cs="Arial"/>
                <w:lang w:val="en-IN" w:eastAsia="en-IN"/>
              </w:rPr>
              <w:t> </w:t>
            </w:r>
          </w:p>
        </w:tc>
      </w:tr>
      <w:tr w:rsidR="001E5457" w:rsidRPr="00E173E9" w14:paraId="3667C143" w14:textId="77777777" w:rsidTr="001E5457">
        <w:trPr>
          <w:trHeight w:val="315"/>
        </w:trPr>
        <w:tc>
          <w:tcPr>
            <w:tcW w:w="2278" w:type="dxa"/>
            <w:tcBorders>
              <w:top w:val="nil"/>
              <w:left w:val="single" w:sz="8" w:space="0" w:color="auto"/>
              <w:bottom w:val="single" w:sz="8" w:space="0" w:color="auto"/>
              <w:right w:val="single" w:sz="8" w:space="0" w:color="auto"/>
            </w:tcBorders>
            <w:shd w:val="clear" w:color="auto" w:fill="auto"/>
            <w:hideMark/>
          </w:tcPr>
          <w:p w14:paraId="7AD324C3" w14:textId="730D3F50" w:rsidR="001E5457" w:rsidRPr="00E173E9" w:rsidRDefault="008C6F8D" w:rsidP="008C6F8D">
            <w:pPr>
              <w:jc w:val="center"/>
              <w:rPr>
                <w:rFonts w:cs="Arial"/>
                <w:lang w:val="en-IN" w:eastAsia="en-IN"/>
              </w:rPr>
            </w:pPr>
            <w:r>
              <w:rPr>
                <w:rFonts w:cs="Arial"/>
                <w:lang w:val="en-IN" w:eastAsia="en-IN"/>
              </w:rPr>
              <w:t>2/12/2022</w:t>
            </w:r>
          </w:p>
        </w:tc>
        <w:tc>
          <w:tcPr>
            <w:tcW w:w="1701" w:type="dxa"/>
            <w:tcBorders>
              <w:top w:val="nil"/>
              <w:left w:val="nil"/>
              <w:bottom w:val="single" w:sz="8" w:space="0" w:color="auto"/>
              <w:right w:val="single" w:sz="8" w:space="0" w:color="auto"/>
            </w:tcBorders>
            <w:shd w:val="clear" w:color="auto" w:fill="auto"/>
            <w:hideMark/>
          </w:tcPr>
          <w:p w14:paraId="113655A9" w14:textId="283E248F" w:rsidR="001E5457" w:rsidRPr="00E173E9" w:rsidRDefault="008C6F8D" w:rsidP="008C6F8D">
            <w:pPr>
              <w:jc w:val="center"/>
              <w:rPr>
                <w:rFonts w:cs="Arial"/>
                <w:lang w:val="en-IN" w:eastAsia="en-IN"/>
              </w:rPr>
            </w:pPr>
            <w:r>
              <w:rPr>
                <w:rFonts w:cs="Arial"/>
                <w:lang w:val="en-IN" w:eastAsia="en-IN"/>
              </w:rPr>
              <w:t>0.5</w:t>
            </w:r>
          </w:p>
        </w:tc>
        <w:tc>
          <w:tcPr>
            <w:tcW w:w="2410" w:type="dxa"/>
            <w:tcBorders>
              <w:top w:val="single" w:sz="8" w:space="0" w:color="auto"/>
              <w:left w:val="nil"/>
              <w:bottom w:val="single" w:sz="8" w:space="0" w:color="auto"/>
              <w:right w:val="single" w:sz="8" w:space="0" w:color="000000"/>
            </w:tcBorders>
            <w:shd w:val="clear" w:color="auto" w:fill="auto"/>
            <w:hideMark/>
          </w:tcPr>
          <w:p w14:paraId="6C8101F1" w14:textId="4DF8988E" w:rsidR="001E5457" w:rsidRPr="00E173E9" w:rsidRDefault="008C6F8D" w:rsidP="004530A4">
            <w:pPr>
              <w:jc w:val="center"/>
              <w:rPr>
                <w:rFonts w:cs="Arial"/>
                <w:lang w:val="en-IN" w:eastAsia="en-IN"/>
              </w:rPr>
            </w:pPr>
            <w:r>
              <w:rPr>
                <w:rFonts w:cs="Arial"/>
                <w:lang w:val="en-IN" w:eastAsia="en-IN"/>
              </w:rPr>
              <w:t>Group-6</w:t>
            </w:r>
            <w:r w:rsidR="001E5457" w:rsidRPr="00E173E9">
              <w:rPr>
                <w:rFonts w:cs="Arial"/>
                <w:lang w:val="en-IN" w:eastAsia="en-IN"/>
              </w:rPr>
              <w:t> </w:t>
            </w: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2C347AAE" w14:textId="47FF4D1D" w:rsidR="001E5457" w:rsidRPr="00E173E9" w:rsidRDefault="001E5457" w:rsidP="004530A4">
            <w:pPr>
              <w:rPr>
                <w:rFonts w:cs="Arial"/>
                <w:lang w:val="en-IN" w:eastAsia="en-IN"/>
              </w:rPr>
            </w:pPr>
            <w:r w:rsidRPr="00E173E9">
              <w:rPr>
                <w:rFonts w:cs="Arial"/>
                <w:lang w:val="en-IN" w:eastAsia="en-IN"/>
              </w:rPr>
              <w:t> </w:t>
            </w:r>
            <w:r w:rsidR="008C6F8D">
              <w:rPr>
                <w:rFonts w:cs="Arial"/>
                <w:lang w:val="en-IN" w:eastAsia="en-IN"/>
              </w:rPr>
              <w:t>Design phase</w:t>
            </w: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74533010" w14:textId="77777777" w:rsidR="001E5457" w:rsidRPr="00E173E9" w:rsidRDefault="001E5457" w:rsidP="004530A4">
            <w:pPr>
              <w:rPr>
                <w:rFonts w:cs="Arial"/>
                <w:lang w:val="en-IN" w:eastAsia="en-IN"/>
              </w:rPr>
            </w:pPr>
            <w:r w:rsidRPr="00E173E9">
              <w:rPr>
                <w:rFonts w:cs="Arial"/>
                <w:lang w:val="en-IN" w:eastAsia="en-IN"/>
              </w:rPr>
              <w:t> </w:t>
            </w:r>
          </w:p>
        </w:tc>
      </w:tr>
      <w:tr w:rsidR="001E5457" w:rsidRPr="00E173E9" w14:paraId="1D46C9AB" w14:textId="77777777" w:rsidTr="001E5457">
        <w:trPr>
          <w:trHeight w:val="420"/>
        </w:trPr>
        <w:tc>
          <w:tcPr>
            <w:tcW w:w="2278" w:type="dxa"/>
            <w:tcBorders>
              <w:top w:val="nil"/>
              <w:left w:val="single" w:sz="8" w:space="0" w:color="auto"/>
              <w:bottom w:val="single" w:sz="8" w:space="0" w:color="auto"/>
              <w:right w:val="single" w:sz="8" w:space="0" w:color="auto"/>
            </w:tcBorders>
            <w:shd w:val="clear" w:color="auto" w:fill="auto"/>
            <w:hideMark/>
          </w:tcPr>
          <w:p w14:paraId="456DED19" w14:textId="06F88BCD" w:rsidR="001E5457" w:rsidRPr="00E173E9" w:rsidRDefault="008C6F8D" w:rsidP="008C6F8D">
            <w:pPr>
              <w:jc w:val="center"/>
              <w:rPr>
                <w:rFonts w:cs="Arial"/>
                <w:lang w:val="en-IN" w:eastAsia="en-IN"/>
              </w:rPr>
            </w:pPr>
            <w:r>
              <w:rPr>
                <w:rFonts w:cs="Arial"/>
                <w:lang w:val="en-IN" w:eastAsia="en-IN"/>
              </w:rPr>
              <w:t>7/12/2022</w:t>
            </w:r>
          </w:p>
        </w:tc>
        <w:tc>
          <w:tcPr>
            <w:tcW w:w="1701" w:type="dxa"/>
            <w:tcBorders>
              <w:top w:val="nil"/>
              <w:left w:val="nil"/>
              <w:bottom w:val="single" w:sz="8" w:space="0" w:color="auto"/>
              <w:right w:val="single" w:sz="8" w:space="0" w:color="auto"/>
            </w:tcBorders>
            <w:shd w:val="clear" w:color="auto" w:fill="auto"/>
            <w:hideMark/>
          </w:tcPr>
          <w:p w14:paraId="252DB60B" w14:textId="11911C54" w:rsidR="001E5457" w:rsidRPr="00E173E9" w:rsidRDefault="008C6F8D" w:rsidP="008C6F8D">
            <w:pPr>
              <w:jc w:val="center"/>
              <w:rPr>
                <w:rFonts w:cs="Arial"/>
                <w:lang w:val="en-IN" w:eastAsia="en-IN"/>
              </w:rPr>
            </w:pPr>
            <w:r>
              <w:rPr>
                <w:rFonts w:cs="Arial"/>
                <w:lang w:val="en-IN" w:eastAsia="en-IN"/>
              </w:rPr>
              <w:t>1.0</w:t>
            </w:r>
          </w:p>
        </w:tc>
        <w:tc>
          <w:tcPr>
            <w:tcW w:w="2410" w:type="dxa"/>
            <w:tcBorders>
              <w:top w:val="single" w:sz="8" w:space="0" w:color="auto"/>
              <w:left w:val="nil"/>
              <w:bottom w:val="single" w:sz="8" w:space="0" w:color="auto"/>
              <w:right w:val="single" w:sz="8" w:space="0" w:color="auto"/>
            </w:tcBorders>
            <w:shd w:val="clear" w:color="auto" w:fill="auto"/>
            <w:hideMark/>
          </w:tcPr>
          <w:p w14:paraId="65AD954B" w14:textId="2E7D2214" w:rsidR="001E5457" w:rsidRPr="00E173E9" w:rsidRDefault="008C6F8D" w:rsidP="008C6F8D">
            <w:pPr>
              <w:jc w:val="center"/>
              <w:rPr>
                <w:rFonts w:cs="Arial"/>
                <w:lang w:val="en-IN" w:eastAsia="en-IN"/>
              </w:rPr>
            </w:pPr>
            <w:r>
              <w:rPr>
                <w:rFonts w:cs="Arial"/>
                <w:lang w:val="en-IN" w:eastAsia="en-IN"/>
              </w:rPr>
              <w:t>Group-6</w:t>
            </w: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4F453B28" w14:textId="047C4559" w:rsidR="001E5457" w:rsidRPr="00E173E9" w:rsidRDefault="001E5457" w:rsidP="004530A4">
            <w:pPr>
              <w:rPr>
                <w:rFonts w:cs="Arial"/>
                <w:lang w:val="en-IN" w:eastAsia="en-IN"/>
              </w:rPr>
            </w:pPr>
            <w:r w:rsidRPr="00E173E9">
              <w:rPr>
                <w:rFonts w:cs="Arial"/>
                <w:lang w:val="en-IN" w:eastAsia="en-IN"/>
              </w:rPr>
              <w:t> </w:t>
            </w:r>
            <w:r w:rsidR="008C6F8D">
              <w:rPr>
                <w:rFonts w:cs="Arial"/>
                <w:lang w:val="en-IN" w:eastAsia="en-IN"/>
              </w:rPr>
              <w:t>Code Implementation</w:t>
            </w: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2DFB505D" w14:textId="77777777" w:rsidR="001E5457" w:rsidRPr="00E173E9" w:rsidRDefault="001E5457" w:rsidP="004530A4">
            <w:pPr>
              <w:rPr>
                <w:rFonts w:cs="Arial"/>
                <w:lang w:val="en-IN" w:eastAsia="en-IN"/>
              </w:rPr>
            </w:pPr>
            <w:r w:rsidRPr="00E173E9">
              <w:rPr>
                <w:rFonts w:cs="Arial"/>
                <w:lang w:val="en-IN" w:eastAsia="en-IN"/>
              </w:rPr>
              <w:t> </w:t>
            </w:r>
          </w:p>
        </w:tc>
      </w:tr>
    </w:tbl>
    <w:p w14:paraId="7508C57A" w14:textId="24395744" w:rsidR="00873023" w:rsidRPr="001E5457" w:rsidRDefault="001E5457" w:rsidP="001E5457">
      <w:r w:rsidRPr="4BCF7AB9">
        <w:rPr>
          <w:b/>
          <w:bCs/>
          <w:sz w:val="28"/>
          <w:szCs w:val="28"/>
        </w:rPr>
        <w:br w:type="page"/>
      </w:r>
      <w:bookmarkEnd w:id="6"/>
      <w:r w:rsidR="005D2662" w:rsidRPr="0016378B">
        <w:fldChar w:fldCharType="begin"/>
      </w:r>
      <w:r w:rsidR="00566298" w:rsidRPr="0016378B">
        <w:instrText xml:space="preserve"> TOC \o "1-5" \h \z \u </w:instrText>
      </w:r>
      <w:r w:rsidR="005D2662" w:rsidRPr="0016378B">
        <w:fldChar w:fldCharType="separate"/>
      </w:r>
    </w:p>
    <w:p w14:paraId="6C8CDDCB" w14:textId="77BBC17C" w:rsidR="00873023" w:rsidRPr="0016378B" w:rsidRDefault="004E4F02" w:rsidP="00EE1630">
      <w:pPr>
        <w:pStyle w:val="TOC1"/>
        <w:tabs>
          <w:tab w:val="right" w:leader="dot" w:pos="8630"/>
        </w:tabs>
        <w:spacing w:line="276" w:lineRule="auto"/>
        <w:rPr>
          <w:rFonts w:ascii="Times New Roman" w:hAnsi="Times New Roman" w:cs="Times New Roman"/>
          <w:b w:val="0"/>
          <w:bCs w:val="0"/>
          <w:caps w:val="0"/>
          <w:noProof/>
          <w:sz w:val="22"/>
          <w:szCs w:val="22"/>
        </w:rPr>
      </w:pPr>
      <w:hyperlink w:anchor="_Toc368912248" w:history="1">
        <w:r w:rsidR="00873023" w:rsidRPr="0016378B">
          <w:rPr>
            <w:rStyle w:val="Hyperlink"/>
            <w:rFonts w:ascii="Times New Roman" w:hAnsi="Times New Roman" w:cs="Times New Roman"/>
            <w:noProof/>
          </w:rPr>
          <w:t>1. Introduction</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_Toc368912248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5</w:t>
        </w:r>
        <w:r w:rsidR="005D2662" w:rsidRPr="0016378B">
          <w:rPr>
            <w:rFonts w:ascii="Times New Roman" w:hAnsi="Times New Roman" w:cs="Times New Roman"/>
            <w:noProof/>
            <w:webHidden/>
          </w:rPr>
          <w:fldChar w:fldCharType="end"/>
        </w:r>
      </w:hyperlink>
    </w:p>
    <w:p w14:paraId="732593FA" w14:textId="41C9E7B3"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49" w:history="1">
        <w:r w:rsidR="00873023" w:rsidRPr="0016378B">
          <w:rPr>
            <w:rStyle w:val="Hyperlink"/>
            <w:rFonts w:ascii="Times New Roman" w:hAnsi="Times New Roman" w:cs="Times New Roman"/>
            <w:noProof/>
          </w:rPr>
          <w:t>1.1. Intended Audience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_Toc368912249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5</w:t>
        </w:r>
        <w:r w:rsidR="005D2662" w:rsidRPr="0016378B">
          <w:rPr>
            <w:rFonts w:ascii="Times New Roman" w:hAnsi="Times New Roman" w:cs="Times New Roman"/>
            <w:noProof/>
            <w:webHidden/>
          </w:rPr>
          <w:fldChar w:fldCharType="end"/>
        </w:r>
      </w:hyperlink>
    </w:p>
    <w:p w14:paraId="03AAD8EE" w14:textId="69C40D41"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50" w:history="1">
        <w:r w:rsidR="00873023" w:rsidRPr="0016378B">
          <w:rPr>
            <w:rStyle w:val="Hyperlink"/>
            <w:rFonts w:ascii="Times New Roman" w:hAnsi="Times New Roman" w:cs="Times New Roman"/>
            <w:noProof/>
          </w:rPr>
          <w:t>1.2. Acronyms/Abbreviations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_Toc368912250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5</w:t>
        </w:r>
        <w:r w:rsidR="005D2662" w:rsidRPr="0016378B">
          <w:rPr>
            <w:rFonts w:ascii="Times New Roman" w:hAnsi="Times New Roman" w:cs="Times New Roman"/>
            <w:noProof/>
            <w:webHidden/>
          </w:rPr>
          <w:fldChar w:fldCharType="end"/>
        </w:r>
      </w:hyperlink>
    </w:p>
    <w:p w14:paraId="4C50E6B8" w14:textId="4963B6E1"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51" w:history="1">
        <w:r w:rsidR="00873023" w:rsidRPr="0016378B">
          <w:rPr>
            <w:rStyle w:val="Hyperlink"/>
            <w:rFonts w:ascii="Times New Roman" w:hAnsi="Times New Roman" w:cs="Times New Roman"/>
            <w:noProof/>
          </w:rPr>
          <w:t>1.3. Project Purpose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_Toc368912251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5</w:t>
        </w:r>
        <w:r w:rsidR="005D2662" w:rsidRPr="0016378B">
          <w:rPr>
            <w:rFonts w:ascii="Times New Roman" w:hAnsi="Times New Roman" w:cs="Times New Roman"/>
            <w:noProof/>
            <w:webHidden/>
          </w:rPr>
          <w:fldChar w:fldCharType="end"/>
        </w:r>
      </w:hyperlink>
    </w:p>
    <w:p w14:paraId="56B00CE4" w14:textId="6CA5C224"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52" w:history="1">
        <w:r w:rsidR="00873023" w:rsidRPr="0016378B">
          <w:rPr>
            <w:rStyle w:val="Hyperlink"/>
            <w:rFonts w:ascii="Times New Roman" w:hAnsi="Times New Roman" w:cs="Times New Roman"/>
            <w:noProof/>
          </w:rPr>
          <w:t>1.4. Key Project Objectives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_Toc368912252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5</w:t>
        </w:r>
        <w:r w:rsidR="005D2662" w:rsidRPr="0016378B">
          <w:rPr>
            <w:rFonts w:ascii="Times New Roman" w:hAnsi="Times New Roman" w:cs="Times New Roman"/>
            <w:noProof/>
            <w:webHidden/>
          </w:rPr>
          <w:fldChar w:fldCharType="end"/>
        </w:r>
      </w:hyperlink>
    </w:p>
    <w:p w14:paraId="3AEB5DD2" w14:textId="14FEC31E"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53" w:history="1">
        <w:r w:rsidR="00873023" w:rsidRPr="0016378B">
          <w:rPr>
            <w:rStyle w:val="Hyperlink"/>
            <w:rFonts w:ascii="Times New Roman" w:hAnsi="Times New Roman" w:cs="Times New Roman"/>
            <w:noProof/>
          </w:rPr>
          <w:t>1.5. Project Scope and Limitation</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_Toc368912253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6</w:t>
        </w:r>
        <w:r w:rsidR="005D2662" w:rsidRPr="0016378B">
          <w:rPr>
            <w:rFonts w:ascii="Times New Roman" w:hAnsi="Times New Roman" w:cs="Times New Roman"/>
            <w:noProof/>
            <w:webHidden/>
          </w:rPr>
          <w:fldChar w:fldCharType="end"/>
        </w:r>
      </w:hyperlink>
    </w:p>
    <w:p w14:paraId="727B16B4" w14:textId="0E318920"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54" w:history="1">
        <w:r w:rsidR="00873023" w:rsidRPr="0016378B">
          <w:rPr>
            <w:rStyle w:val="Hyperlink"/>
            <w:rFonts w:ascii="Times New Roman" w:hAnsi="Times New Roman" w:cs="Times New Roman"/>
            <w:noProof/>
          </w:rPr>
          <w:t>1.5.1. In Scope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_Toc368912254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6</w:t>
        </w:r>
        <w:r w:rsidR="005D2662" w:rsidRPr="0016378B">
          <w:rPr>
            <w:rFonts w:ascii="Times New Roman" w:hAnsi="Times New Roman" w:cs="Times New Roman"/>
            <w:noProof/>
            <w:webHidden/>
          </w:rPr>
          <w:fldChar w:fldCharType="end"/>
        </w:r>
      </w:hyperlink>
    </w:p>
    <w:p w14:paraId="7722FA4A" w14:textId="794C3439"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55" w:history="1">
        <w:r w:rsidR="00873023" w:rsidRPr="0016378B">
          <w:rPr>
            <w:rStyle w:val="Hyperlink"/>
            <w:rFonts w:ascii="Times New Roman" w:hAnsi="Times New Roman" w:cs="Times New Roman"/>
            <w:noProof/>
          </w:rPr>
          <w:t>1.5.2. Out of scope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_Toc368912255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6</w:t>
        </w:r>
        <w:r w:rsidR="005D2662" w:rsidRPr="0016378B">
          <w:rPr>
            <w:rFonts w:ascii="Times New Roman" w:hAnsi="Times New Roman" w:cs="Times New Roman"/>
            <w:noProof/>
            <w:webHidden/>
          </w:rPr>
          <w:fldChar w:fldCharType="end"/>
        </w:r>
      </w:hyperlink>
    </w:p>
    <w:p w14:paraId="13E8CF50" w14:textId="6F925425"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56" w:history="1">
        <w:r w:rsidR="00873023" w:rsidRPr="0016378B">
          <w:rPr>
            <w:rStyle w:val="Hyperlink"/>
            <w:rFonts w:ascii="Times New Roman" w:hAnsi="Times New Roman" w:cs="Times New Roman"/>
            <w:noProof/>
          </w:rPr>
          <w:t>1.6. Functional Overview</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_Toc368912256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6</w:t>
        </w:r>
        <w:r w:rsidR="005D2662" w:rsidRPr="0016378B">
          <w:rPr>
            <w:rFonts w:ascii="Times New Roman" w:hAnsi="Times New Roman" w:cs="Times New Roman"/>
            <w:noProof/>
            <w:webHidden/>
          </w:rPr>
          <w:fldChar w:fldCharType="end"/>
        </w:r>
      </w:hyperlink>
    </w:p>
    <w:p w14:paraId="6565EF3A" w14:textId="7DFC0F3D"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57" w:history="1">
        <w:r w:rsidR="00873023" w:rsidRPr="0016378B">
          <w:rPr>
            <w:rStyle w:val="Hyperlink"/>
            <w:rFonts w:ascii="Times New Roman" w:hAnsi="Times New Roman" w:cs="Times New Roman"/>
            <w:noProof/>
          </w:rPr>
          <w:t>1.7. Assumptions, Dependencies &amp; Constraints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_Toc368912257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6</w:t>
        </w:r>
        <w:r w:rsidR="005D2662" w:rsidRPr="0016378B">
          <w:rPr>
            <w:rFonts w:ascii="Times New Roman" w:hAnsi="Times New Roman" w:cs="Times New Roman"/>
            <w:noProof/>
            <w:webHidden/>
          </w:rPr>
          <w:fldChar w:fldCharType="end"/>
        </w:r>
      </w:hyperlink>
    </w:p>
    <w:p w14:paraId="129762A2" w14:textId="6E02C1E8"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58" w:history="1">
        <w:r w:rsidR="00873023" w:rsidRPr="0016378B">
          <w:rPr>
            <w:rStyle w:val="Hyperlink"/>
            <w:rFonts w:ascii="Times New Roman" w:hAnsi="Times New Roman" w:cs="Times New Roman"/>
            <w:noProof/>
          </w:rPr>
          <w:t>1.8. Risks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_Toc368912258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6</w:t>
        </w:r>
        <w:r w:rsidR="005D2662" w:rsidRPr="0016378B">
          <w:rPr>
            <w:rFonts w:ascii="Times New Roman" w:hAnsi="Times New Roman" w:cs="Times New Roman"/>
            <w:noProof/>
            <w:webHidden/>
          </w:rPr>
          <w:fldChar w:fldCharType="end"/>
        </w:r>
      </w:hyperlink>
    </w:p>
    <w:p w14:paraId="54AF9D2B" w14:textId="78D0D408" w:rsidR="00873023" w:rsidRPr="0016378B" w:rsidRDefault="004E4F02" w:rsidP="00EE1630">
      <w:pPr>
        <w:pStyle w:val="TOC1"/>
        <w:tabs>
          <w:tab w:val="right" w:leader="dot" w:pos="8630"/>
        </w:tabs>
        <w:spacing w:line="276" w:lineRule="auto"/>
        <w:rPr>
          <w:rFonts w:ascii="Times New Roman" w:hAnsi="Times New Roman" w:cs="Times New Roman"/>
          <w:b w:val="0"/>
          <w:bCs w:val="0"/>
          <w:caps w:val="0"/>
          <w:noProof/>
          <w:sz w:val="22"/>
          <w:szCs w:val="22"/>
        </w:rPr>
      </w:pPr>
      <w:hyperlink w:anchor="_Toc368912259" w:history="1">
        <w:r w:rsidR="00873023" w:rsidRPr="0016378B">
          <w:rPr>
            <w:rStyle w:val="Hyperlink"/>
            <w:rFonts w:ascii="Times New Roman" w:hAnsi="Times New Roman" w:cs="Times New Roman"/>
            <w:noProof/>
          </w:rPr>
          <w:t>2. Design Overview</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_Toc368912259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6</w:t>
        </w:r>
        <w:r w:rsidR="005D2662" w:rsidRPr="0016378B">
          <w:rPr>
            <w:rFonts w:ascii="Times New Roman" w:hAnsi="Times New Roman" w:cs="Times New Roman"/>
            <w:noProof/>
            <w:webHidden/>
          </w:rPr>
          <w:fldChar w:fldCharType="end"/>
        </w:r>
      </w:hyperlink>
    </w:p>
    <w:p w14:paraId="702D5CED" w14:textId="3E040D67"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60" w:history="1">
        <w:r w:rsidR="00873023" w:rsidRPr="0016378B">
          <w:rPr>
            <w:rStyle w:val="Hyperlink"/>
            <w:rFonts w:ascii="Times New Roman" w:hAnsi="Times New Roman" w:cs="Times New Roman"/>
            <w:noProof/>
          </w:rPr>
          <w:t>2.1. Design Objectives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_Toc368912260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6</w:t>
        </w:r>
        <w:r w:rsidR="005D2662" w:rsidRPr="0016378B">
          <w:rPr>
            <w:rFonts w:ascii="Times New Roman" w:hAnsi="Times New Roman" w:cs="Times New Roman"/>
            <w:noProof/>
            <w:webHidden/>
          </w:rPr>
          <w:fldChar w:fldCharType="end"/>
        </w:r>
      </w:hyperlink>
    </w:p>
    <w:p w14:paraId="1752D5EE" w14:textId="0A256234"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61" w:history="1">
        <w:r w:rsidR="00873023" w:rsidRPr="0016378B">
          <w:rPr>
            <w:rStyle w:val="Hyperlink"/>
            <w:rFonts w:ascii="Times New Roman" w:hAnsi="Times New Roman" w:cs="Times New Roman"/>
            <w:noProof/>
          </w:rPr>
          <w:t>2.1.1. Recommended Architecture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_Toc368912261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7</w:t>
        </w:r>
        <w:r w:rsidR="005D2662" w:rsidRPr="0016378B">
          <w:rPr>
            <w:rFonts w:ascii="Times New Roman" w:hAnsi="Times New Roman" w:cs="Times New Roman"/>
            <w:noProof/>
            <w:webHidden/>
          </w:rPr>
          <w:fldChar w:fldCharType="end"/>
        </w:r>
      </w:hyperlink>
    </w:p>
    <w:p w14:paraId="5FE5B93E" w14:textId="29E66BFB"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62" w:history="1">
        <w:r w:rsidR="00873023" w:rsidRPr="0016378B">
          <w:rPr>
            <w:rStyle w:val="Hyperlink"/>
            <w:rFonts w:ascii="Times New Roman" w:hAnsi="Times New Roman" w:cs="Times New Roman"/>
            <w:noProof/>
          </w:rPr>
          <w:t>2.2. Architectural Strategies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_Toc368912262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7</w:t>
        </w:r>
        <w:r w:rsidR="005D2662" w:rsidRPr="0016378B">
          <w:rPr>
            <w:rFonts w:ascii="Times New Roman" w:hAnsi="Times New Roman" w:cs="Times New Roman"/>
            <w:noProof/>
            <w:webHidden/>
          </w:rPr>
          <w:fldChar w:fldCharType="end"/>
        </w:r>
      </w:hyperlink>
    </w:p>
    <w:p w14:paraId="0B0058B1" w14:textId="4CB4B260"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63" w:history="1">
        <w:r w:rsidR="00873023" w:rsidRPr="0016378B">
          <w:rPr>
            <w:rStyle w:val="Hyperlink"/>
            <w:rFonts w:ascii="Times New Roman" w:hAnsi="Times New Roman" w:cs="Times New Roman"/>
            <w:noProof/>
          </w:rPr>
          <w:t>2.2.1. Design Alternative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_Toc368912263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7</w:t>
        </w:r>
        <w:r w:rsidR="005D2662" w:rsidRPr="0016378B">
          <w:rPr>
            <w:rFonts w:ascii="Times New Roman" w:hAnsi="Times New Roman" w:cs="Times New Roman"/>
            <w:noProof/>
            <w:webHidden/>
          </w:rPr>
          <w:fldChar w:fldCharType="end"/>
        </w:r>
      </w:hyperlink>
    </w:p>
    <w:p w14:paraId="2757379F" w14:textId="6FBFFAD2"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64" w:history="1">
        <w:r w:rsidR="00873023" w:rsidRPr="0016378B">
          <w:rPr>
            <w:rStyle w:val="Hyperlink"/>
            <w:rFonts w:ascii="Times New Roman" w:hAnsi="Times New Roman" w:cs="Times New Roman"/>
            <w:noProof/>
          </w:rPr>
          <w:t>2.2.2. Reuse of Existing Common Services/Utilities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_Toc368912264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7</w:t>
        </w:r>
        <w:r w:rsidR="005D2662" w:rsidRPr="0016378B">
          <w:rPr>
            <w:rFonts w:ascii="Times New Roman" w:hAnsi="Times New Roman" w:cs="Times New Roman"/>
            <w:noProof/>
            <w:webHidden/>
          </w:rPr>
          <w:fldChar w:fldCharType="end"/>
        </w:r>
      </w:hyperlink>
    </w:p>
    <w:p w14:paraId="57FDA6E0" w14:textId="110EB06C"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65" w:history="1">
        <w:r w:rsidR="00873023" w:rsidRPr="0016378B">
          <w:rPr>
            <w:rStyle w:val="Hyperlink"/>
            <w:rFonts w:ascii="Times New Roman" w:hAnsi="Times New Roman" w:cs="Times New Roman"/>
            <w:noProof/>
          </w:rPr>
          <w:t>2.2.3. Creation of New Common Services/Utilities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_Toc368912265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7</w:t>
        </w:r>
        <w:r w:rsidR="005D2662" w:rsidRPr="0016378B">
          <w:rPr>
            <w:rFonts w:ascii="Times New Roman" w:hAnsi="Times New Roman" w:cs="Times New Roman"/>
            <w:noProof/>
            <w:webHidden/>
          </w:rPr>
          <w:fldChar w:fldCharType="end"/>
        </w:r>
      </w:hyperlink>
    </w:p>
    <w:p w14:paraId="38F7D098" w14:textId="4D9E5FC7"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66" w:history="1">
        <w:r w:rsidR="00873023" w:rsidRPr="0016378B">
          <w:rPr>
            <w:rStyle w:val="Hyperlink"/>
            <w:rFonts w:ascii="Times New Roman" w:hAnsi="Times New Roman" w:cs="Times New Roman"/>
            <w:noProof/>
          </w:rPr>
          <w:t>2.2.4. User Interface Paradigms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_Toc368912266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7</w:t>
        </w:r>
        <w:r w:rsidR="005D2662" w:rsidRPr="0016378B">
          <w:rPr>
            <w:rFonts w:ascii="Times New Roman" w:hAnsi="Times New Roman" w:cs="Times New Roman"/>
            <w:noProof/>
            <w:webHidden/>
          </w:rPr>
          <w:fldChar w:fldCharType="end"/>
        </w:r>
      </w:hyperlink>
    </w:p>
    <w:p w14:paraId="160A1C4E" w14:textId="0C14CE5B"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67" w:history="1">
        <w:r w:rsidR="00873023" w:rsidRPr="0016378B">
          <w:rPr>
            <w:rStyle w:val="Hyperlink"/>
            <w:rFonts w:ascii="Times New Roman" w:hAnsi="Times New Roman" w:cs="Times New Roman"/>
            <w:noProof/>
          </w:rPr>
          <w:t>2.2.5. System Interface Paradigms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_Toc368912267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8</w:t>
        </w:r>
        <w:r w:rsidR="005D2662" w:rsidRPr="0016378B">
          <w:rPr>
            <w:rFonts w:ascii="Times New Roman" w:hAnsi="Times New Roman" w:cs="Times New Roman"/>
            <w:noProof/>
            <w:webHidden/>
          </w:rPr>
          <w:fldChar w:fldCharType="end"/>
        </w:r>
      </w:hyperlink>
    </w:p>
    <w:p w14:paraId="1CECA1F2" w14:textId="6915BC17"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68" w:history="1">
        <w:r w:rsidR="00873023" w:rsidRPr="0016378B">
          <w:rPr>
            <w:rStyle w:val="Hyperlink"/>
            <w:rFonts w:ascii="Times New Roman" w:hAnsi="Times New Roman" w:cs="Times New Roman"/>
            <w:noProof/>
          </w:rPr>
          <w:t>2.2.6. Error Detection / Exceptional Handling</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_Toc368912268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8</w:t>
        </w:r>
        <w:r w:rsidR="005D2662" w:rsidRPr="0016378B">
          <w:rPr>
            <w:rFonts w:ascii="Times New Roman" w:hAnsi="Times New Roman" w:cs="Times New Roman"/>
            <w:noProof/>
            <w:webHidden/>
          </w:rPr>
          <w:fldChar w:fldCharType="end"/>
        </w:r>
      </w:hyperlink>
    </w:p>
    <w:p w14:paraId="3D0D90F0" w14:textId="32828A05"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69" w:history="1">
        <w:r w:rsidR="00873023" w:rsidRPr="0016378B">
          <w:rPr>
            <w:rStyle w:val="Hyperlink"/>
            <w:rFonts w:ascii="Times New Roman" w:hAnsi="Times New Roman" w:cs="Times New Roman"/>
            <w:noProof/>
          </w:rPr>
          <w:t>2.2.7. Memory Management</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_Toc368912269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8</w:t>
        </w:r>
        <w:r w:rsidR="005D2662" w:rsidRPr="0016378B">
          <w:rPr>
            <w:rFonts w:ascii="Times New Roman" w:hAnsi="Times New Roman" w:cs="Times New Roman"/>
            <w:noProof/>
            <w:webHidden/>
          </w:rPr>
          <w:fldChar w:fldCharType="end"/>
        </w:r>
      </w:hyperlink>
    </w:p>
    <w:p w14:paraId="4C7E20BA" w14:textId="701C1C80"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70" w:history="1">
        <w:r w:rsidR="00873023" w:rsidRPr="0016378B">
          <w:rPr>
            <w:rStyle w:val="Hyperlink"/>
            <w:rFonts w:ascii="Times New Roman" w:hAnsi="Times New Roman" w:cs="Times New Roman"/>
            <w:noProof/>
          </w:rPr>
          <w:t>2.2.8. Performance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_Toc368912270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8</w:t>
        </w:r>
        <w:r w:rsidR="005D2662" w:rsidRPr="0016378B">
          <w:rPr>
            <w:rFonts w:ascii="Times New Roman" w:hAnsi="Times New Roman" w:cs="Times New Roman"/>
            <w:noProof/>
            <w:webHidden/>
          </w:rPr>
          <w:fldChar w:fldCharType="end"/>
        </w:r>
      </w:hyperlink>
    </w:p>
    <w:p w14:paraId="1DBA5BBC" w14:textId="64A47D01"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71" w:history="1">
        <w:r w:rsidR="00873023" w:rsidRPr="0016378B">
          <w:rPr>
            <w:rStyle w:val="Hyperlink"/>
            <w:rFonts w:ascii="Times New Roman" w:hAnsi="Times New Roman" w:cs="Times New Roman"/>
            <w:noProof/>
          </w:rPr>
          <w:t>2.2.9. Security</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_Toc368912271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8</w:t>
        </w:r>
        <w:r w:rsidR="005D2662" w:rsidRPr="0016378B">
          <w:rPr>
            <w:rFonts w:ascii="Times New Roman" w:hAnsi="Times New Roman" w:cs="Times New Roman"/>
            <w:noProof/>
            <w:webHidden/>
          </w:rPr>
          <w:fldChar w:fldCharType="end"/>
        </w:r>
      </w:hyperlink>
    </w:p>
    <w:p w14:paraId="115DFECF" w14:textId="183C4A80"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72" w:history="1">
        <w:r w:rsidR="00873023" w:rsidRPr="0016378B">
          <w:rPr>
            <w:rStyle w:val="Hyperlink"/>
            <w:rFonts w:ascii="Times New Roman" w:hAnsi="Times New Roman" w:cs="Times New Roman"/>
            <w:noProof/>
          </w:rPr>
          <w:t>2.2.10. Concurrency and Synchronization</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_Toc368912272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8</w:t>
        </w:r>
        <w:r w:rsidR="005D2662" w:rsidRPr="0016378B">
          <w:rPr>
            <w:rFonts w:ascii="Times New Roman" w:hAnsi="Times New Roman" w:cs="Times New Roman"/>
            <w:noProof/>
            <w:webHidden/>
          </w:rPr>
          <w:fldChar w:fldCharType="end"/>
        </w:r>
      </w:hyperlink>
    </w:p>
    <w:p w14:paraId="5E0517ED" w14:textId="71B4D906"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73" w:history="1">
        <w:r w:rsidR="00873023" w:rsidRPr="0016378B">
          <w:rPr>
            <w:rStyle w:val="Hyperlink"/>
            <w:rFonts w:ascii="Times New Roman" w:hAnsi="Times New Roman" w:cs="Times New Roman"/>
            <w:noProof/>
          </w:rPr>
          <w:t>2.2.11. Housekeeping and Maintenance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_Toc368912273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8</w:t>
        </w:r>
        <w:r w:rsidR="005D2662" w:rsidRPr="0016378B">
          <w:rPr>
            <w:rFonts w:ascii="Times New Roman" w:hAnsi="Times New Roman" w:cs="Times New Roman"/>
            <w:noProof/>
            <w:webHidden/>
          </w:rPr>
          <w:fldChar w:fldCharType="end"/>
        </w:r>
      </w:hyperlink>
    </w:p>
    <w:p w14:paraId="0473B8F1" w14:textId="2F4C09B3" w:rsidR="00873023" w:rsidRPr="0016378B" w:rsidRDefault="004E4F02" w:rsidP="00EE1630">
      <w:pPr>
        <w:pStyle w:val="TOC1"/>
        <w:tabs>
          <w:tab w:val="right" w:leader="dot" w:pos="8630"/>
        </w:tabs>
        <w:spacing w:line="276" w:lineRule="auto"/>
        <w:rPr>
          <w:rFonts w:ascii="Times New Roman" w:hAnsi="Times New Roman" w:cs="Times New Roman"/>
          <w:b w:val="0"/>
          <w:bCs w:val="0"/>
          <w:caps w:val="0"/>
          <w:noProof/>
          <w:sz w:val="22"/>
          <w:szCs w:val="22"/>
        </w:rPr>
      </w:pPr>
      <w:hyperlink w:anchor="_Toc368912274" w:history="1">
        <w:r w:rsidR="00873023" w:rsidRPr="0016378B">
          <w:rPr>
            <w:rStyle w:val="Hyperlink"/>
            <w:rFonts w:ascii="Times New Roman" w:hAnsi="Times New Roman" w:cs="Times New Roman"/>
            <w:noProof/>
          </w:rPr>
          <w:t>3. System Architecture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_Toc368912274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8</w:t>
        </w:r>
        <w:r w:rsidR="005D2662" w:rsidRPr="0016378B">
          <w:rPr>
            <w:rFonts w:ascii="Times New Roman" w:hAnsi="Times New Roman" w:cs="Times New Roman"/>
            <w:noProof/>
            <w:webHidden/>
          </w:rPr>
          <w:fldChar w:fldCharType="end"/>
        </w:r>
      </w:hyperlink>
    </w:p>
    <w:p w14:paraId="668AA0DB" w14:textId="540276A9"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75" w:history="1">
        <w:r w:rsidR="00873023" w:rsidRPr="0016378B">
          <w:rPr>
            <w:rStyle w:val="Hyperlink"/>
            <w:rFonts w:ascii="Times New Roman" w:hAnsi="Times New Roman" w:cs="Times New Roman"/>
            <w:noProof/>
          </w:rPr>
          <w:t>3.1. System Architecture Diagram. (Not Necessary)</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_Toc368912275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8</w:t>
        </w:r>
        <w:r w:rsidR="005D2662" w:rsidRPr="0016378B">
          <w:rPr>
            <w:rFonts w:ascii="Times New Roman" w:hAnsi="Times New Roman" w:cs="Times New Roman"/>
            <w:noProof/>
            <w:webHidden/>
          </w:rPr>
          <w:fldChar w:fldCharType="end"/>
        </w:r>
      </w:hyperlink>
    </w:p>
    <w:p w14:paraId="6F49F14F" w14:textId="7755046F"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76" w:history="1">
        <w:r w:rsidR="00873023" w:rsidRPr="0016378B">
          <w:rPr>
            <w:rStyle w:val="Hyperlink"/>
            <w:rFonts w:ascii="Times New Roman" w:hAnsi="Times New Roman" w:cs="Times New Roman"/>
            <w:noProof/>
          </w:rPr>
          <w:t>3.2. System Use-Cases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_Toc368912276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9</w:t>
        </w:r>
        <w:r w:rsidR="005D2662" w:rsidRPr="0016378B">
          <w:rPr>
            <w:rFonts w:ascii="Times New Roman" w:hAnsi="Times New Roman" w:cs="Times New Roman"/>
            <w:noProof/>
            <w:webHidden/>
          </w:rPr>
          <w:fldChar w:fldCharType="end"/>
        </w:r>
      </w:hyperlink>
    </w:p>
    <w:p w14:paraId="02BB584B" w14:textId="4D18059E"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77" w:history="1">
        <w:r w:rsidR="00873023" w:rsidRPr="0016378B">
          <w:rPr>
            <w:rStyle w:val="Hyperlink"/>
            <w:rFonts w:ascii="Times New Roman" w:hAnsi="Times New Roman" w:cs="Times New Roman"/>
            <w:noProof/>
          </w:rPr>
          <w:t>3.3. Subsystem Architecture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_Toc368912277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9</w:t>
        </w:r>
        <w:r w:rsidR="005D2662" w:rsidRPr="0016378B">
          <w:rPr>
            <w:rFonts w:ascii="Times New Roman" w:hAnsi="Times New Roman" w:cs="Times New Roman"/>
            <w:noProof/>
            <w:webHidden/>
          </w:rPr>
          <w:fldChar w:fldCharType="end"/>
        </w:r>
      </w:hyperlink>
    </w:p>
    <w:p w14:paraId="6836DAA2" w14:textId="6137163D"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78" w:history="1">
        <w:r w:rsidR="00873023" w:rsidRPr="0016378B">
          <w:rPr>
            <w:rStyle w:val="Hyperlink"/>
            <w:rFonts w:ascii="Times New Roman" w:hAnsi="Times New Roman" w:cs="Times New Roman"/>
            <w:noProof/>
          </w:rPr>
          <w:t>3.4. System Interfaces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_Toc368912278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12</w:t>
        </w:r>
        <w:r w:rsidR="005D2662" w:rsidRPr="0016378B">
          <w:rPr>
            <w:rFonts w:ascii="Times New Roman" w:hAnsi="Times New Roman" w:cs="Times New Roman"/>
            <w:noProof/>
            <w:webHidden/>
          </w:rPr>
          <w:fldChar w:fldCharType="end"/>
        </w:r>
      </w:hyperlink>
    </w:p>
    <w:p w14:paraId="1B6E6B32" w14:textId="7C65748E"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79" w:history="1">
        <w:r w:rsidR="00873023" w:rsidRPr="0016378B">
          <w:rPr>
            <w:rStyle w:val="Hyperlink"/>
            <w:rFonts w:ascii="Times New Roman" w:hAnsi="Times New Roman" w:cs="Times New Roman"/>
            <w:noProof/>
          </w:rPr>
          <w:t>3.4.1. Internal Interfaces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_Toc368912279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b/>
            <w:bCs/>
            <w:noProof/>
            <w:webHidden/>
          </w:rPr>
          <w:t>Error! Bookmark not defined.</w:t>
        </w:r>
        <w:r w:rsidR="005D2662" w:rsidRPr="0016378B">
          <w:rPr>
            <w:rFonts w:ascii="Times New Roman" w:hAnsi="Times New Roman" w:cs="Times New Roman"/>
            <w:noProof/>
            <w:webHidden/>
          </w:rPr>
          <w:fldChar w:fldCharType="end"/>
        </w:r>
      </w:hyperlink>
    </w:p>
    <w:p w14:paraId="76132EAF" w14:textId="2B86355B"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80" w:history="1">
        <w:r w:rsidR="00873023" w:rsidRPr="0016378B">
          <w:rPr>
            <w:rStyle w:val="Hyperlink"/>
            <w:rFonts w:ascii="Times New Roman" w:hAnsi="Times New Roman" w:cs="Times New Roman"/>
            <w:noProof/>
          </w:rPr>
          <w:t>3.4.2. External Interfaces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_Toc368912280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13</w:t>
        </w:r>
        <w:r w:rsidR="005D2662" w:rsidRPr="0016378B">
          <w:rPr>
            <w:rFonts w:ascii="Times New Roman" w:hAnsi="Times New Roman" w:cs="Times New Roman"/>
            <w:noProof/>
            <w:webHidden/>
          </w:rPr>
          <w:fldChar w:fldCharType="end"/>
        </w:r>
      </w:hyperlink>
    </w:p>
    <w:p w14:paraId="58F2E164" w14:textId="2BFC71A7" w:rsidR="00873023" w:rsidRPr="0016378B" w:rsidRDefault="004E4F02" w:rsidP="00EE1630">
      <w:pPr>
        <w:pStyle w:val="TOC1"/>
        <w:tabs>
          <w:tab w:val="right" w:leader="dot" w:pos="8630"/>
        </w:tabs>
        <w:spacing w:line="276" w:lineRule="auto"/>
        <w:rPr>
          <w:rFonts w:ascii="Times New Roman" w:hAnsi="Times New Roman" w:cs="Times New Roman"/>
          <w:b w:val="0"/>
          <w:bCs w:val="0"/>
          <w:caps w:val="0"/>
          <w:noProof/>
          <w:sz w:val="22"/>
          <w:szCs w:val="22"/>
        </w:rPr>
      </w:pPr>
      <w:hyperlink w:anchor="_Toc368912281" w:history="1">
        <w:r w:rsidR="00873023" w:rsidRPr="0016378B">
          <w:rPr>
            <w:rStyle w:val="Hyperlink"/>
            <w:rFonts w:ascii="Times New Roman" w:hAnsi="Times New Roman" w:cs="Times New Roman"/>
            <w:noProof/>
          </w:rPr>
          <w:t>4. Detailed System Design</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_Toc368912281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14</w:t>
        </w:r>
        <w:r w:rsidR="005D2662" w:rsidRPr="0016378B">
          <w:rPr>
            <w:rFonts w:ascii="Times New Roman" w:hAnsi="Times New Roman" w:cs="Times New Roman"/>
            <w:noProof/>
            <w:webHidden/>
          </w:rPr>
          <w:fldChar w:fldCharType="end"/>
        </w:r>
      </w:hyperlink>
    </w:p>
    <w:p w14:paraId="78BD8FDE" w14:textId="4F4B7FD2"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82" w:history="1">
        <w:r w:rsidR="00873023" w:rsidRPr="0016378B">
          <w:rPr>
            <w:rStyle w:val="Hyperlink"/>
            <w:rFonts w:ascii="Times New Roman" w:hAnsi="Times New Roman" w:cs="Times New Roman"/>
            <w:noProof/>
          </w:rPr>
          <w:t>4.1. Key Entities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_Toc368912282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14</w:t>
        </w:r>
        <w:r w:rsidR="005D2662" w:rsidRPr="0016378B">
          <w:rPr>
            <w:rFonts w:ascii="Times New Roman" w:hAnsi="Times New Roman" w:cs="Times New Roman"/>
            <w:noProof/>
            <w:webHidden/>
          </w:rPr>
          <w:fldChar w:fldCharType="end"/>
        </w:r>
      </w:hyperlink>
    </w:p>
    <w:p w14:paraId="1B452FFC" w14:textId="4E0828AB"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83" w:history="1">
        <w:r w:rsidR="00873023" w:rsidRPr="0016378B">
          <w:rPr>
            <w:rStyle w:val="Hyperlink"/>
            <w:rFonts w:ascii="Times New Roman" w:hAnsi="Times New Roman" w:cs="Times New Roman"/>
            <w:noProof/>
          </w:rPr>
          <w:t>4.2. Detailed-Level Database Design</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_Toc368912283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14</w:t>
        </w:r>
        <w:r w:rsidR="005D2662" w:rsidRPr="0016378B">
          <w:rPr>
            <w:rFonts w:ascii="Times New Roman" w:hAnsi="Times New Roman" w:cs="Times New Roman"/>
            <w:noProof/>
            <w:webHidden/>
          </w:rPr>
          <w:fldChar w:fldCharType="end"/>
        </w:r>
      </w:hyperlink>
    </w:p>
    <w:p w14:paraId="484EA599" w14:textId="51E596F5"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84" w:history="1">
        <w:r w:rsidR="00873023" w:rsidRPr="0016378B">
          <w:rPr>
            <w:rStyle w:val="Hyperlink"/>
            <w:rFonts w:ascii="Times New Roman" w:hAnsi="Times New Roman" w:cs="Times New Roman"/>
            <w:noProof/>
          </w:rPr>
          <w:t>4.2.1. Data Mapping Information</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_Toc368912284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14</w:t>
        </w:r>
        <w:r w:rsidR="005D2662" w:rsidRPr="0016378B">
          <w:rPr>
            <w:rFonts w:ascii="Times New Roman" w:hAnsi="Times New Roman" w:cs="Times New Roman"/>
            <w:noProof/>
            <w:webHidden/>
          </w:rPr>
          <w:fldChar w:fldCharType="end"/>
        </w:r>
      </w:hyperlink>
    </w:p>
    <w:p w14:paraId="0C33AA43" w14:textId="114F8675"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85" w:history="1">
        <w:r w:rsidR="00873023" w:rsidRPr="0016378B">
          <w:rPr>
            <w:rStyle w:val="Hyperlink"/>
            <w:rFonts w:ascii="Times New Roman" w:hAnsi="Times New Roman" w:cs="Times New Roman"/>
            <w:noProof/>
          </w:rPr>
          <w:t>4.2.2. Data Conversion</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_Toc368912285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14</w:t>
        </w:r>
        <w:r w:rsidR="005D2662" w:rsidRPr="0016378B">
          <w:rPr>
            <w:rFonts w:ascii="Times New Roman" w:hAnsi="Times New Roman" w:cs="Times New Roman"/>
            <w:noProof/>
            <w:webHidden/>
          </w:rPr>
          <w:fldChar w:fldCharType="end"/>
        </w:r>
      </w:hyperlink>
    </w:p>
    <w:p w14:paraId="3517915A" w14:textId="3D2AE75E"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86" w:history="1">
        <w:r w:rsidR="00873023" w:rsidRPr="0016378B">
          <w:rPr>
            <w:rStyle w:val="Hyperlink"/>
            <w:rFonts w:ascii="Times New Roman" w:hAnsi="Times New Roman" w:cs="Times New Roman"/>
            <w:noProof/>
          </w:rPr>
          <w:t>4.3. Archival and retention requirements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_Toc368912286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14</w:t>
        </w:r>
        <w:r w:rsidR="005D2662" w:rsidRPr="0016378B">
          <w:rPr>
            <w:rFonts w:ascii="Times New Roman" w:hAnsi="Times New Roman" w:cs="Times New Roman"/>
            <w:noProof/>
            <w:webHidden/>
          </w:rPr>
          <w:fldChar w:fldCharType="end"/>
        </w:r>
      </w:hyperlink>
    </w:p>
    <w:p w14:paraId="642FE855" w14:textId="7FE3AB40"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87" w:history="1">
        <w:r w:rsidR="00873023" w:rsidRPr="0016378B">
          <w:rPr>
            <w:rStyle w:val="Hyperlink"/>
            <w:rFonts w:ascii="Times New Roman" w:hAnsi="Times New Roman" w:cs="Times New Roman"/>
            <w:noProof/>
          </w:rPr>
          <w:t>4.4. Disaster and Failure Recovery</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_Toc368912287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14</w:t>
        </w:r>
        <w:r w:rsidR="005D2662" w:rsidRPr="0016378B">
          <w:rPr>
            <w:rFonts w:ascii="Times New Roman" w:hAnsi="Times New Roman" w:cs="Times New Roman"/>
            <w:noProof/>
            <w:webHidden/>
          </w:rPr>
          <w:fldChar w:fldCharType="end"/>
        </w:r>
      </w:hyperlink>
    </w:p>
    <w:p w14:paraId="1CF0FF64" w14:textId="610DCE44"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88" w:history="1">
        <w:r w:rsidR="00873023" w:rsidRPr="0016378B">
          <w:rPr>
            <w:rStyle w:val="Hyperlink"/>
            <w:rFonts w:ascii="Times New Roman" w:hAnsi="Times New Roman" w:cs="Times New Roman"/>
            <w:noProof/>
          </w:rPr>
          <w:t>4.5. Business Process workflow</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_Toc368912288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15</w:t>
        </w:r>
        <w:r w:rsidR="005D2662" w:rsidRPr="0016378B">
          <w:rPr>
            <w:rFonts w:ascii="Times New Roman" w:hAnsi="Times New Roman" w:cs="Times New Roman"/>
            <w:noProof/>
            <w:webHidden/>
          </w:rPr>
          <w:fldChar w:fldCharType="end"/>
        </w:r>
      </w:hyperlink>
    </w:p>
    <w:p w14:paraId="64825221" w14:textId="75D79B6E"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89" w:history="1">
        <w:r w:rsidR="00873023" w:rsidRPr="0016378B">
          <w:rPr>
            <w:rStyle w:val="Hyperlink"/>
            <w:rFonts w:ascii="Times New Roman" w:hAnsi="Times New Roman" w:cs="Times New Roman"/>
            <w:noProof/>
          </w:rPr>
          <w:t>4.6. Business Process Modeling and Management (as applicable)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_Toc368912289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15</w:t>
        </w:r>
        <w:r w:rsidR="005D2662" w:rsidRPr="0016378B">
          <w:rPr>
            <w:rFonts w:ascii="Times New Roman" w:hAnsi="Times New Roman" w:cs="Times New Roman"/>
            <w:noProof/>
            <w:webHidden/>
          </w:rPr>
          <w:fldChar w:fldCharType="end"/>
        </w:r>
      </w:hyperlink>
    </w:p>
    <w:p w14:paraId="76959BAB" w14:textId="2E533725"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90" w:history="1">
        <w:r w:rsidR="00873023" w:rsidRPr="0016378B">
          <w:rPr>
            <w:rStyle w:val="Hyperlink"/>
            <w:rFonts w:ascii="Times New Roman" w:hAnsi="Times New Roman" w:cs="Times New Roman"/>
            <w:noProof/>
          </w:rPr>
          <w:t>4.7. Business Logic</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_Toc368912290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15</w:t>
        </w:r>
        <w:r w:rsidR="005D2662" w:rsidRPr="0016378B">
          <w:rPr>
            <w:rFonts w:ascii="Times New Roman" w:hAnsi="Times New Roman" w:cs="Times New Roman"/>
            <w:noProof/>
            <w:webHidden/>
          </w:rPr>
          <w:fldChar w:fldCharType="end"/>
        </w:r>
      </w:hyperlink>
    </w:p>
    <w:p w14:paraId="6481ED99" w14:textId="03CC7ACC"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91" w:history="1">
        <w:r w:rsidR="00873023" w:rsidRPr="0016378B">
          <w:rPr>
            <w:rStyle w:val="Hyperlink"/>
            <w:rFonts w:ascii="Times New Roman" w:hAnsi="Times New Roman" w:cs="Times New Roman"/>
            <w:noProof/>
          </w:rPr>
          <w:t>4.8. Variables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_Toc368912291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15</w:t>
        </w:r>
        <w:r w:rsidR="005D2662" w:rsidRPr="0016378B">
          <w:rPr>
            <w:rFonts w:ascii="Times New Roman" w:hAnsi="Times New Roman" w:cs="Times New Roman"/>
            <w:noProof/>
            <w:webHidden/>
          </w:rPr>
          <w:fldChar w:fldCharType="end"/>
        </w:r>
      </w:hyperlink>
    </w:p>
    <w:p w14:paraId="6784F7CC" w14:textId="5E74DEA1"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92" w:history="1">
        <w:r w:rsidR="00873023" w:rsidRPr="0016378B">
          <w:rPr>
            <w:rStyle w:val="Hyperlink"/>
            <w:rFonts w:ascii="Times New Roman" w:hAnsi="Times New Roman" w:cs="Times New Roman"/>
            <w:noProof/>
          </w:rPr>
          <w:t>4.9. Activity / Class Diagrams (as applicable)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_Toc368912292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16</w:t>
        </w:r>
        <w:r w:rsidR="005D2662" w:rsidRPr="0016378B">
          <w:rPr>
            <w:rFonts w:ascii="Times New Roman" w:hAnsi="Times New Roman" w:cs="Times New Roman"/>
            <w:noProof/>
            <w:webHidden/>
          </w:rPr>
          <w:fldChar w:fldCharType="end"/>
        </w:r>
      </w:hyperlink>
    </w:p>
    <w:p w14:paraId="7323388E" w14:textId="07B70EEB"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293" w:history="1">
        <w:r w:rsidR="00873023" w:rsidRPr="0016378B">
          <w:rPr>
            <w:rStyle w:val="Hyperlink"/>
            <w:rFonts w:ascii="Times New Roman" w:hAnsi="Times New Roman" w:cs="Times New Roman"/>
            <w:noProof/>
          </w:rPr>
          <w:t>4.10. Data Migration</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_Toc368912293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16</w:t>
        </w:r>
        <w:r w:rsidR="005D2662" w:rsidRPr="0016378B">
          <w:rPr>
            <w:rFonts w:ascii="Times New Roman" w:hAnsi="Times New Roman" w:cs="Times New Roman"/>
            <w:noProof/>
            <w:webHidden/>
          </w:rPr>
          <w:fldChar w:fldCharType="end"/>
        </w:r>
      </w:hyperlink>
    </w:p>
    <w:p w14:paraId="293D8B8F" w14:textId="3BEEB2B3"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94" w:history="1">
        <w:r w:rsidR="00873023" w:rsidRPr="0016378B">
          <w:rPr>
            <w:rStyle w:val="Hyperlink"/>
            <w:rFonts w:ascii="Times New Roman" w:hAnsi="Times New Roman" w:cs="Times New Roman"/>
            <w:noProof/>
          </w:rPr>
          <w:t>4.10.1. Architectural Representation</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_Toc368912294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16</w:t>
        </w:r>
        <w:r w:rsidR="005D2662" w:rsidRPr="0016378B">
          <w:rPr>
            <w:rFonts w:ascii="Times New Roman" w:hAnsi="Times New Roman" w:cs="Times New Roman"/>
            <w:noProof/>
            <w:webHidden/>
          </w:rPr>
          <w:fldChar w:fldCharType="end"/>
        </w:r>
      </w:hyperlink>
    </w:p>
    <w:p w14:paraId="391FBD0C" w14:textId="6E897BA2"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95" w:history="1">
        <w:r w:rsidR="00873023" w:rsidRPr="0016378B">
          <w:rPr>
            <w:rStyle w:val="Hyperlink"/>
            <w:rFonts w:ascii="Times New Roman" w:hAnsi="Times New Roman" w:cs="Times New Roman"/>
            <w:noProof/>
          </w:rPr>
          <w:t>4.10.2. Architectural Goals and Constraints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_Toc368912295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16</w:t>
        </w:r>
        <w:r w:rsidR="005D2662" w:rsidRPr="0016378B">
          <w:rPr>
            <w:rFonts w:ascii="Times New Roman" w:hAnsi="Times New Roman" w:cs="Times New Roman"/>
            <w:noProof/>
            <w:webHidden/>
          </w:rPr>
          <w:fldChar w:fldCharType="end"/>
        </w:r>
      </w:hyperlink>
    </w:p>
    <w:p w14:paraId="11A455DF" w14:textId="3AB45EDD"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96" w:history="1">
        <w:r w:rsidR="00873023" w:rsidRPr="0016378B">
          <w:rPr>
            <w:rStyle w:val="Hyperlink"/>
            <w:rFonts w:ascii="Times New Roman" w:hAnsi="Times New Roman" w:cs="Times New Roman"/>
            <w:noProof/>
          </w:rPr>
          <w:t>4.10.3. Logical View</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_Toc368912296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b/>
            <w:bCs/>
            <w:noProof/>
            <w:webHidden/>
          </w:rPr>
          <w:t>Error! Bookmark not defined.</w:t>
        </w:r>
        <w:r w:rsidR="005D2662" w:rsidRPr="0016378B">
          <w:rPr>
            <w:rFonts w:ascii="Times New Roman" w:hAnsi="Times New Roman" w:cs="Times New Roman"/>
            <w:noProof/>
            <w:webHidden/>
          </w:rPr>
          <w:fldChar w:fldCharType="end"/>
        </w:r>
      </w:hyperlink>
    </w:p>
    <w:p w14:paraId="687EFDB0" w14:textId="2CDB59D4"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97" w:history="1">
        <w:r w:rsidR="00873023" w:rsidRPr="0016378B">
          <w:rPr>
            <w:rStyle w:val="Hyperlink"/>
            <w:rFonts w:ascii="Times New Roman" w:hAnsi="Times New Roman" w:cs="Times New Roman"/>
            <w:noProof/>
          </w:rPr>
          <w:t>4.10.4. Architecturally Significant Design Packages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_Toc368912297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6AD7332F" w14:textId="272FC7FA"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98" w:history="1">
        <w:r w:rsidR="00873023" w:rsidRPr="0016378B">
          <w:rPr>
            <w:rStyle w:val="Hyperlink"/>
            <w:rFonts w:ascii="Times New Roman" w:hAnsi="Times New Roman" w:cs="Times New Roman"/>
            <w:noProof/>
          </w:rPr>
          <w:t>4.10.5. Data model</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_Toc368912298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5CD381A4" w14:textId="75FB083D"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299" w:history="1">
        <w:r w:rsidR="00873023" w:rsidRPr="0016378B">
          <w:rPr>
            <w:rStyle w:val="Hyperlink"/>
            <w:rFonts w:ascii="Times New Roman" w:hAnsi="Times New Roman" w:cs="Times New Roman"/>
            <w:noProof/>
          </w:rPr>
          <w:t>4.10.6. Deployment View</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_Toc368912299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39215C40" w14:textId="290F2E16" w:rsidR="00873023" w:rsidRPr="0016378B" w:rsidRDefault="004E4F02" w:rsidP="00EE1630">
      <w:pPr>
        <w:pStyle w:val="TOC1"/>
        <w:tabs>
          <w:tab w:val="right" w:leader="dot" w:pos="8630"/>
        </w:tabs>
        <w:spacing w:line="276" w:lineRule="auto"/>
        <w:rPr>
          <w:rFonts w:ascii="Times New Roman" w:hAnsi="Times New Roman" w:cs="Times New Roman"/>
          <w:b w:val="0"/>
          <w:bCs w:val="0"/>
          <w:caps w:val="0"/>
          <w:noProof/>
          <w:sz w:val="22"/>
          <w:szCs w:val="22"/>
        </w:rPr>
      </w:pPr>
      <w:hyperlink w:anchor="_Toc368912300" w:history="1">
        <w:r w:rsidR="00873023" w:rsidRPr="0016378B">
          <w:rPr>
            <w:rStyle w:val="Hyperlink"/>
            <w:rFonts w:ascii="Times New Roman" w:hAnsi="Times New Roman" w:cs="Times New Roman"/>
            <w:noProof/>
          </w:rPr>
          <w:t>5. Environment Description</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_Toc368912300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4FDCDDC3" w14:textId="18F3715B"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301" w:history="1">
        <w:r w:rsidR="00873023" w:rsidRPr="0016378B">
          <w:rPr>
            <w:rStyle w:val="Hyperlink"/>
            <w:rFonts w:ascii="Times New Roman" w:hAnsi="Times New Roman" w:cs="Times New Roman"/>
            <w:noProof/>
          </w:rPr>
          <w:t>5.1. Time Zone Support</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_Toc368912301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67346BDC" w14:textId="7F491671"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302" w:history="1">
        <w:r w:rsidR="00873023" w:rsidRPr="0016378B">
          <w:rPr>
            <w:rStyle w:val="Hyperlink"/>
            <w:rFonts w:ascii="Times New Roman" w:hAnsi="Times New Roman" w:cs="Times New Roman"/>
            <w:noProof/>
          </w:rPr>
          <w:t>5.2. Language Support</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_Toc368912302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611AD7F2" w14:textId="38582E2F"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303" w:history="1">
        <w:r w:rsidR="00873023" w:rsidRPr="0016378B">
          <w:rPr>
            <w:rStyle w:val="Hyperlink"/>
            <w:rFonts w:ascii="Times New Roman" w:hAnsi="Times New Roman" w:cs="Times New Roman"/>
            <w:noProof/>
          </w:rPr>
          <w:t>5.3. User Desktop Requirements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_Toc368912303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5DDB56DF" w14:textId="0BD612D1"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304" w:history="1">
        <w:r w:rsidR="00873023" w:rsidRPr="0016378B">
          <w:rPr>
            <w:rStyle w:val="Hyperlink"/>
            <w:rFonts w:ascii="Times New Roman" w:hAnsi="Times New Roman" w:cs="Times New Roman"/>
            <w:noProof/>
          </w:rPr>
          <w:t>5.4. Server-Side Requirements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_Toc368912304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42A0A1CC" w14:textId="475012ED"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305" w:history="1">
        <w:r w:rsidR="00873023" w:rsidRPr="0016378B">
          <w:rPr>
            <w:rStyle w:val="Hyperlink"/>
            <w:rFonts w:ascii="Times New Roman" w:hAnsi="Times New Roman" w:cs="Times New Roman"/>
            <w:noProof/>
          </w:rPr>
          <w:t>5.4.1. Deployment Considerations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_Toc368912305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276BE175" w14:textId="32D85270"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306" w:history="1">
        <w:r w:rsidR="00873023" w:rsidRPr="0016378B">
          <w:rPr>
            <w:rStyle w:val="Hyperlink"/>
            <w:rFonts w:ascii="Times New Roman" w:hAnsi="Times New Roman" w:cs="Times New Roman"/>
            <w:noProof/>
          </w:rPr>
          <w:t>5.4.2. Application Server Disk Space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_Toc368912306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70B510E1" w14:textId="2836B585"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307" w:history="1">
        <w:r w:rsidR="00873023" w:rsidRPr="0016378B">
          <w:rPr>
            <w:rStyle w:val="Hyperlink"/>
            <w:rFonts w:ascii="Times New Roman" w:hAnsi="Times New Roman" w:cs="Times New Roman"/>
            <w:noProof/>
          </w:rPr>
          <w:t>5.4.3. Database Server Disk Space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_Toc368912307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6D557D99" w14:textId="5315CE2A"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308" w:history="1">
        <w:r w:rsidR="00873023" w:rsidRPr="0016378B">
          <w:rPr>
            <w:rStyle w:val="Hyperlink"/>
            <w:rFonts w:ascii="Times New Roman" w:hAnsi="Times New Roman" w:cs="Times New Roman"/>
            <w:noProof/>
          </w:rPr>
          <w:t>5.4.4. Integration Requirements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_Toc368912308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03C04C26" w14:textId="4E1CB23F"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309" w:history="1">
        <w:r w:rsidR="00873023" w:rsidRPr="0016378B">
          <w:rPr>
            <w:rStyle w:val="Hyperlink"/>
            <w:rFonts w:ascii="Times New Roman" w:hAnsi="Times New Roman" w:cs="Times New Roman"/>
            <w:noProof/>
          </w:rPr>
          <w:t>5.4.5. Jobs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_Toc368912309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17</w:t>
        </w:r>
        <w:r w:rsidR="005D2662" w:rsidRPr="0016378B">
          <w:rPr>
            <w:rFonts w:ascii="Times New Roman" w:hAnsi="Times New Roman" w:cs="Times New Roman"/>
            <w:noProof/>
            <w:webHidden/>
          </w:rPr>
          <w:fldChar w:fldCharType="end"/>
        </w:r>
      </w:hyperlink>
    </w:p>
    <w:p w14:paraId="03360122" w14:textId="1531DE19"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310" w:history="1">
        <w:r w:rsidR="00873023" w:rsidRPr="0016378B">
          <w:rPr>
            <w:rStyle w:val="Hyperlink"/>
            <w:rFonts w:ascii="Times New Roman" w:hAnsi="Times New Roman" w:cs="Times New Roman"/>
            <w:noProof/>
          </w:rPr>
          <w:t>5.4.6. Network</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_Toc368912310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18</w:t>
        </w:r>
        <w:r w:rsidR="005D2662" w:rsidRPr="0016378B">
          <w:rPr>
            <w:rFonts w:ascii="Times New Roman" w:hAnsi="Times New Roman" w:cs="Times New Roman"/>
            <w:noProof/>
            <w:webHidden/>
          </w:rPr>
          <w:fldChar w:fldCharType="end"/>
        </w:r>
      </w:hyperlink>
    </w:p>
    <w:p w14:paraId="49D63916" w14:textId="76B36786"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311" w:history="1">
        <w:r w:rsidR="00873023" w:rsidRPr="0016378B">
          <w:rPr>
            <w:rStyle w:val="Hyperlink"/>
            <w:rFonts w:ascii="Times New Roman" w:hAnsi="Times New Roman" w:cs="Times New Roman"/>
            <w:noProof/>
          </w:rPr>
          <w:t>5.4.7. Others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_Toc368912311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18</w:t>
        </w:r>
        <w:r w:rsidR="005D2662" w:rsidRPr="0016378B">
          <w:rPr>
            <w:rFonts w:ascii="Times New Roman" w:hAnsi="Times New Roman" w:cs="Times New Roman"/>
            <w:noProof/>
            <w:webHidden/>
          </w:rPr>
          <w:fldChar w:fldCharType="end"/>
        </w:r>
      </w:hyperlink>
    </w:p>
    <w:p w14:paraId="3A58E2A0" w14:textId="5F39E59A" w:rsidR="00873023" w:rsidRPr="0016378B" w:rsidRDefault="004E4F02" w:rsidP="00EE1630">
      <w:pPr>
        <w:pStyle w:val="TOC2"/>
        <w:tabs>
          <w:tab w:val="right" w:leader="dot" w:pos="8630"/>
        </w:tabs>
        <w:spacing w:line="276" w:lineRule="auto"/>
        <w:rPr>
          <w:rFonts w:ascii="Times New Roman" w:hAnsi="Times New Roman" w:cs="Times New Roman"/>
          <w:smallCaps w:val="0"/>
          <w:noProof/>
          <w:sz w:val="22"/>
          <w:szCs w:val="22"/>
        </w:rPr>
      </w:pPr>
      <w:hyperlink w:anchor="_Toc368912312" w:history="1">
        <w:r w:rsidR="00873023" w:rsidRPr="0016378B">
          <w:rPr>
            <w:rStyle w:val="Hyperlink"/>
            <w:rFonts w:ascii="Times New Roman" w:hAnsi="Times New Roman" w:cs="Times New Roman"/>
            <w:noProof/>
          </w:rPr>
          <w:t>5.5. Configuration</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_Toc368912312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18</w:t>
        </w:r>
        <w:r w:rsidR="005D2662" w:rsidRPr="0016378B">
          <w:rPr>
            <w:rFonts w:ascii="Times New Roman" w:hAnsi="Times New Roman" w:cs="Times New Roman"/>
            <w:noProof/>
            <w:webHidden/>
          </w:rPr>
          <w:fldChar w:fldCharType="end"/>
        </w:r>
      </w:hyperlink>
    </w:p>
    <w:p w14:paraId="7EFAF89A" w14:textId="2B9263AF"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313" w:history="1">
        <w:r w:rsidR="00873023" w:rsidRPr="0016378B">
          <w:rPr>
            <w:rStyle w:val="Hyperlink"/>
            <w:rFonts w:ascii="Times New Roman" w:hAnsi="Times New Roman" w:cs="Times New Roman"/>
            <w:noProof/>
          </w:rPr>
          <w:t>5.5.1. Operating System</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_Toc368912313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18</w:t>
        </w:r>
        <w:r w:rsidR="005D2662" w:rsidRPr="0016378B">
          <w:rPr>
            <w:rFonts w:ascii="Times New Roman" w:hAnsi="Times New Roman" w:cs="Times New Roman"/>
            <w:noProof/>
            <w:webHidden/>
          </w:rPr>
          <w:fldChar w:fldCharType="end"/>
        </w:r>
      </w:hyperlink>
    </w:p>
    <w:p w14:paraId="7D201C09" w14:textId="6689EB55"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314" w:history="1">
        <w:r w:rsidR="00873023" w:rsidRPr="0016378B">
          <w:rPr>
            <w:rStyle w:val="Hyperlink"/>
            <w:rFonts w:ascii="Times New Roman" w:hAnsi="Times New Roman" w:cs="Times New Roman"/>
            <w:noProof/>
          </w:rPr>
          <w:t>5.5.2. Database</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_Toc368912314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18</w:t>
        </w:r>
        <w:r w:rsidR="005D2662" w:rsidRPr="0016378B">
          <w:rPr>
            <w:rFonts w:ascii="Times New Roman" w:hAnsi="Times New Roman" w:cs="Times New Roman"/>
            <w:noProof/>
            <w:webHidden/>
          </w:rPr>
          <w:fldChar w:fldCharType="end"/>
        </w:r>
      </w:hyperlink>
    </w:p>
    <w:p w14:paraId="53E07B48" w14:textId="6A4C7C55"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315" w:history="1">
        <w:r w:rsidR="00873023" w:rsidRPr="0016378B">
          <w:rPr>
            <w:rStyle w:val="Hyperlink"/>
            <w:rFonts w:ascii="Times New Roman" w:hAnsi="Times New Roman" w:cs="Times New Roman"/>
            <w:noProof/>
          </w:rPr>
          <w:t>5.5.3. Network</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_Toc368912315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18</w:t>
        </w:r>
        <w:r w:rsidR="005D2662" w:rsidRPr="0016378B">
          <w:rPr>
            <w:rFonts w:ascii="Times New Roman" w:hAnsi="Times New Roman" w:cs="Times New Roman"/>
            <w:noProof/>
            <w:webHidden/>
          </w:rPr>
          <w:fldChar w:fldCharType="end"/>
        </w:r>
      </w:hyperlink>
    </w:p>
    <w:p w14:paraId="65E6564A" w14:textId="33650697" w:rsidR="00873023" w:rsidRPr="0016378B" w:rsidRDefault="004E4F02" w:rsidP="00EE1630">
      <w:pPr>
        <w:pStyle w:val="TOC3"/>
        <w:tabs>
          <w:tab w:val="right" w:leader="dot" w:pos="8630"/>
        </w:tabs>
        <w:spacing w:line="276" w:lineRule="auto"/>
        <w:rPr>
          <w:rFonts w:ascii="Times New Roman" w:hAnsi="Times New Roman" w:cs="Times New Roman"/>
          <w:i w:val="0"/>
          <w:iCs w:val="0"/>
          <w:noProof/>
          <w:sz w:val="22"/>
          <w:szCs w:val="22"/>
        </w:rPr>
      </w:pPr>
      <w:hyperlink w:anchor="_Toc368912316" w:history="1">
        <w:r w:rsidR="00873023" w:rsidRPr="0016378B">
          <w:rPr>
            <w:rStyle w:val="Hyperlink"/>
            <w:rFonts w:ascii="Times New Roman" w:hAnsi="Times New Roman" w:cs="Times New Roman"/>
            <w:noProof/>
          </w:rPr>
          <w:t>5.5.4. Desktop</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_Toc368912316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18</w:t>
        </w:r>
        <w:r w:rsidR="005D2662" w:rsidRPr="0016378B">
          <w:rPr>
            <w:rFonts w:ascii="Times New Roman" w:hAnsi="Times New Roman" w:cs="Times New Roman"/>
            <w:noProof/>
            <w:webHidden/>
          </w:rPr>
          <w:fldChar w:fldCharType="end"/>
        </w:r>
      </w:hyperlink>
    </w:p>
    <w:p w14:paraId="50894C9E" w14:textId="25901EB5" w:rsidR="00873023" w:rsidRPr="0016378B" w:rsidRDefault="004E4F02" w:rsidP="00EE1630">
      <w:pPr>
        <w:pStyle w:val="TOC1"/>
        <w:tabs>
          <w:tab w:val="right" w:leader="dot" w:pos="8630"/>
        </w:tabs>
        <w:spacing w:line="276" w:lineRule="auto"/>
        <w:rPr>
          <w:rFonts w:ascii="Times New Roman" w:hAnsi="Times New Roman" w:cs="Times New Roman"/>
          <w:b w:val="0"/>
          <w:bCs w:val="0"/>
          <w:caps w:val="0"/>
          <w:noProof/>
          <w:sz w:val="22"/>
          <w:szCs w:val="22"/>
        </w:rPr>
      </w:pPr>
      <w:hyperlink w:anchor="_Toc368912317" w:history="1">
        <w:r w:rsidR="00873023" w:rsidRPr="0016378B">
          <w:rPr>
            <w:rStyle w:val="Hyperlink"/>
            <w:rFonts w:ascii="Times New Roman" w:hAnsi="Times New Roman" w:cs="Times New Roman"/>
            <w:noProof/>
          </w:rPr>
          <w:t>6. References</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_Toc368912317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19</w:t>
        </w:r>
        <w:r w:rsidR="005D2662" w:rsidRPr="0016378B">
          <w:rPr>
            <w:rFonts w:ascii="Times New Roman" w:hAnsi="Times New Roman" w:cs="Times New Roman"/>
            <w:noProof/>
            <w:webHidden/>
          </w:rPr>
          <w:fldChar w:fldCharType="end"/>
        </w:r>
      </w:hyperlink>
    </w:p>
    <w:p w14:paraId="3E4D2D47" w14:textId="2BEA130B" w:rsidR="00873023" w:rsidRPr="0016378B" w:rsidRDefault="004E4F02" w:rsidP="00EE1630">
      <w:pPr>
        <w:pStyle w:val="TOC1"/>
        <w:tabs>
          <w:tab w:val="right" w:leader="dot" w:pos="8630"/>
        </w:tabs>
        <w:spacing w:line="276" w:lineRule="auto"/>
        <w:rPr>
          <w:rFonts w:ascii="Times New Roman" w:hAnsi="Times New Roman" w:cs="Times New Roman"/>
          <w:b w:val="0"/>
          <w:bCs w:val="0"/>
          <w:caps w:val="0"/>
          <w:noProof/>
          <w:sz w:val="22"/>
          <w:szCs w:val="22"/>
        </w:rPr>
      </w:pPr>
      <w:hyperlink w:anchor="_Toc368912318" w:history="1">
        <w:r w:rsidR="00873023" w:rsidRPr="0016378B">
          <w:rPr>
            <w:rStyle w:val="Hyperlink"/>
            <w:rFonts w:ascii="Times New Roman" w:hAnsi="Times New Roman" w:cs="Times New Roman"/>
            <w:noProof/>
          </w:rPr>
          <w:t>7. Appendix</w:t>
        </w:r>
        <w:r w:rsidR="00873023" w:rsidRPr="0016378B">
          <w:rPr>
            <w:rFonts w:ascii="Times New Roman" w:hAnsi="Times New Roman" w:cs="Times New Roman"/>
            <w:noProof/>
            <w:webHidden/>
          </w:rPr>
          <w:tab/>
        </w:r>
        <w:r w:rsidR="005D2662" w:rsidRPr="0016378B">
          <w:rPr>
            <w:rFonts w:ascii="Times New Roman" w:hAnsi="Times New Roman" w:cs="Times New Roman"/>
            <w:noProof/>
            <w:webHidden/>
          </w:rPr>
          <w:fldChar w:fldCharType="begin"/>
        </w:r>
        <w:r w:rsidR="00873023" w:rsidRPr="0016378B">
          <w:rPr>
            <w:rFonts w:ascii="Times New Roman" w:hAnsi="Times New Roman" w:cs="Times New Roman"/>
            <w:noProof/>
            <w:webHidden/>
          </w:rPr>
          <w:instrText xml:space="preserve"> PAGEREF _Toc368912318 \h </w:instrText>
        </w:r>
        <w:r w:rsidR="005D2662" w:rsidRPr="0016378B">
          <w:rPr>
            <w:rFonts w:ascii="Times New Roman" w:hAnsi="Times New Roman" w:cs="Times New Roman"/>
            <w:noProof/>
            <w:webHidden/>
          </w:rPr>
        </w:r>
        <w:r w:rsidR="005D2662" w:rsidRPr="0016378B">
          <w:rPr>
            <w:rFonts w:ascii="Times New Roman" w:hAnsi="Times New Roman" w:cs="Times New Roman"/>
            <w:noProof/>
            <w:webHidden/>
          </w:rPr>
          <w:fldChar w:fldCharType="separate"/>
        </w:r>
        <w:r w:rsidR="008C6F8D">
          <w:rPr>
            <w:rFonts w:ascii="Times New Roman" w:hAnsi="Times New Roman" w:cs="Times New Roman"/>
            <w:noProof/>
            <w:webHidden/>
          </w:rPr>
          <w:t>19</w:t>
        </w:r>
        <w:r w:rsidR="005D2662" w:rsidRPr="0016378B">
          <w:rPr>
            <w:rFonts w:ascii="Times New Roman" w:hAnsi="Times New Roman" w:cs="Times New Roman"/>
            <w:noProof/>
            <w:webHidden/>
          </w:rPr>
          <w:fldChar w:fldCharType="end"/>
        </w:r>
      </w:hyperlink>
    </w:p>
    <w:p w14:paraId="31CEDB81" w14:textId="77777777" w:rsidR="00653A0C" w:rsidRPr="0016378B" w:rsidRDefault="005D2662" w:rsidP="005526E8">
      <w:pPr>
        <w:pStyle w:val="Heading1"/>
        <w:numPr>
          <w:ilvl w:val="0"/>
          <w:numId w:val="0"/>
        </w:numPr>
        <w:ind w:left="403"/>
      </w:pPr>
      <w:r w:rsidRPr="0016378B">
        <w:fldChar w:fldCharType="end"/>
      </w:r>
      <w:bookmarkStart w:id="7" w:name="_Toc207768238"/>
    </w:p>
    <w:p w14:paraId="67C7AE1D" w14:textId="3F6621C0" w:rsidR="009B0A63" w:rsidRPr="009D2969" w:rsidRDefault="00653A0C" w:rsidP="005526E8">
      <w:pPr>
        <w:pStyle w:val="Heading1"/>
      </w:pPr>
      <w:r w:rsidRPr="0016378B">
        <w:br w:type="page"/>
      </w:r>
      <w:bookmarkStart w:id="8" w:name="_Toc368912248"/>
      <w:r w:rsidR="009B0A63" w:rsidRPr="009D2969">
        <w:lastRenderedPageBreak/>
        <w:t>Introduction</w:t>
      </w:r>
      <w:bookmarkEnd w:id="7"/>
      <w:bookmarkEnd w:id="8"/>
    </w:p>
    <w:p w14:paraId="18039C59" w14:textId="2012ADF8" w:rsidR="00F431FB" w:rsidRPr="0016378B" w:rsidRDefault="2EBE1D57" w:rsidP="009D2969">
      <w:pPr>
        <w:pStyle w:val="BodyText"/>
        <w:spacing w:line="276" w:lineRule="auto"/>
        <w:ind w:left="142" w:firstLine="578"/>
        <w:jc w:val="both"/>
        <w:rPr>
          <w:sz w:val="24"/>
          <w:szCs w:val="24"/>
        </w:rPr>
      </w:pPr>
      <w:r w:rsidRPr="0016378B">
        <w:rPr>
          <w:sz w:val="24"/>
          <w:szCs w:val="24"/>
        </w:rPr>
        <w:t>The aim of the project “</w:t>
      </w:r>
      <w:r w:rsidR="536129F4" w:rsidRPr="0016378B">
        <w:rPr>
          <w:sz w:val="24"/>
          <w:szCs w:val="24"/>
        </w:rPr>
        <w:t>PROCESS CONTROLLER</w:t>
      </w:r>
      <w:r w:rsidRPr="0016378B">
        <w:rPr>
          <w:sz w:val="24"/>
          <w:szCs w:val="24"/>
        </w:rPr>
        <w:t xml:space="preserve">” </w:t>
      </w:r>
      <w:r w:rsidR="536129F4" w:rsidRPr="0016378B">
        <w:rPr>
          <w:sz w:val="24"/>
          <w:szCs w:val="24"/>
        </w:rPr>
        <w:t xml:space="preserve">is </w:t>
      </w:r>
      <w:bookmarkStart w:id="9" w:name="_Int_YQn6PRfh"/>
      <w:r w:rsidR="536129F4" w:rsidRPr="0016378B">
        <w:rPr>
          <w:sz w:val="24"/>
          <w:szCs w:val="24"/>
        </w:rPr>
        <w:t>basically an</w:t>
      </w:r>
      <w:bookmarkEnd w:id="9"/>
      <w:r w:rsidR="536129F4" w:rsidRPr="0016378B">
        <w:rPr>
          <w:sz w:val="24"/>
          <w:szCs w:val="24"/>
        </w:rPr>
        <w:t xml:space="preserve"> application that controls and monitors different processes </w:t>
      </w:r>
      <w:bookmarkStart w:id="10" w:name="_Int_40Mfhws6"/>
      <w:r w:rsidR="2EE8F576" w:rsidRPr="0016378B">
        <w:rPr>
          <w:sz w:val="24"/>
          <w:szCs w:val="24"/>
        </w:rPr>
        <w:t>Basically this</w:t>
      </w:r>
      <w:bookmarkEnd w:id="10"/>
      <w:r w:rsidR="2EE8F576" w:rsidRPr="0016378B">
        <w:rPr>
          <w:sz w:val="24"/>
          <w:szCs w:val="24"/>
        </w:rPr>
        <w:t xml:space="preserve"> is </w:t>
      </w:r>
      <w:bookmarkStart w:id="11" w:name="_Int_YzYr6sJx"/>
      <w:r w:rsidR="2EE8F576" w:rsidRPr="0016378B">
        <w:rPr>
          <w:sz w:val="24"/>
          <w:szCs w:val="24"/>
        </w:rPr>
        <w:t>a</w:t>
      </w:r>
      <w:bookmarkEnd w:id="11"/>
      <w:r w:rsidR="2EE8F576" w:rsidRPr="0016378B">
        <w:rPr>
          <w:sz w:val="24"/>
          <w:szCs w:val="24"/>
        </w:rPr>
        <w:t xml:space="preserve"> menu driven application that works on user input</w:t>
      </w:r>
      <w:r w:rsidR="536129F4" w:rsidRPr="0016378B">
        <w:rPr>
          <w:sz w:val="24"/>
          <w:szCs w:val="24"/>
        </w:rPr>
        <w:t>.</w:t>
      </w:r>
      <w:r w:rsidR="76847EEB" w:rsidRPr="0016378B">
        <w:rPr>
          <w:sz w:val="24"/>
          <w:szCs w:val="24"/>
        </w:rPr>
        <w:t xml:space="preserve"> It contains a list of 4 to 5 </w:t>
      </w:r>
      <w:r w:rsidR="3F144AC3" w:rsidRPr="0016378B">
        <w:rPr>
          <w:sz w:val="24"/>
          <w:szCs w:val="24"/>
        </w:rPr>
        <w:t xml:space="preserve">different operations </w:t>
      </w:r>
      <w:r w:rsidR="76847EEB" w:rsidRPr="0016378B">
        <w:rPr>
          <w:sz w:val="24"/>
          <w:szCs w:val="24"/>
        </w:rPr>
        <w:t>that are given by the user like for addin</w:t>
      </w:r>
      <w:r w:rsidR="4052F6E2">
        <w:rPr>
          <w:sz w:val="24"/>
          <w:szCs w:val="24"/>
        </w:rPr>
        <w:t>g</w:t>
      </w:r>
      <w:r w:rsidR="76847EEB" w:rsidRPr="0016378B">
        <w:rPr>
          <w:sz w:val="24"/>
          <w:szCs w:val="24"/>
        </w:rPr>
        <w:t>,</w:t>
      </w:r>
      <w:r w:rsidR="62F88973" w:rsidRPr="0016378B">
        <w:rPr>
          <w:sz w:val="24"/>
          <w:szCs w:val="24"/>
        </w:rPr>
        <w:t xml:space="preserve"> </w:t>
      </w:r>
      <w:r w:rsidR="11A7F3C1" w:rsidRPr="0016378B">
        <w:rPr>
          <w:sz w:val="24"/>
          <w:szCs w:val="24"/>
        </w:rPr>
        <w:t xml:space="preserve">resuming, </w:t>
      </w:r>
      <w:bookmarkStart w:id="12" w:name="_Int_mhDZ1vCn"/>
      <w:r w:rsidR="11A7F3C1" w:rsidRPr="0016378B">
        <w:rPr>
          <w:sz w:val="24"/>
          <w:szCs w:val="24"/>
        </w:rPr>
        <w:t>deleting</w:t>
      </w:r>
      <w:bookmarkEnd w:id="12"/>
      <w:r w:rsidR="76847EEB" w:rsidRPr="0016378B">
        <w:rPr>
          <w:sz w:val="24"/>
          <w:szCs w:val="24"/>
        </w:rPr>
        <w:t xml:space="preserve"> and stopping a process. And after the execution of each process</w:t>
      </w:r>
      <w:r w:rsidR="4052F6E2">
        <w:rPr>
          <w:sz w:val="24"/>
          <w:szCs w:val="24"/>
        </w:rPr>
        <w:t>,</w:t>
      </w:r>
      <w:r w:rsidR="76847EEB" w:rsidRPr="0016378B">
        <w:rPr>
          <w:sz w:val="24"/>
          <w:szCs w:val="24"/>
        </w:rPr>
        <w:t xml:space="preserve"> it will also display the</w:t>
      </w:r>
      <w:r w:rsidR="44D3132D" w:rsidRPr="0016378B">
        <w:rPr>
          <w:sz w:val="24"/>
          <w:szCs w:val="24"/>
        </w:rPr>
        <w:t xml:space="preserve"> </w:t>
      </w:r>
      <w:bookmarkStart w:id="13" w:name="_Int_D7SBmIpA"/>
      <w:r w:rsidR="44D3132D" w:rsidRPr="0016378B">
        <w:rPr>
          <w:sz w:val="24"/>
          <w:szCs w:val="24"/>
        </w:rPr>
        <w:t>current status</w:t>
      </w:r>
      <w:bookmarkEnd w:id="13"/>
      <w:r w:rsidR="44D3132D" w:rsidRPr="0016378B">
        <w:rPr>
          <w:sz w:val="24"/>
          <w:szCs w:val="24"/>
        </w:rPr>
        <w:t xml:space="preserve"> of </w:t>
      </w:r>
      <w:bookmarkStart w:id="14" w:name="_Int_csTZ0eyg"/>
      <w:r w:rsidR="44D3132D" w:rsidRPr="0016378B">
        <w:rPr>
          <w:sz w:val="24"/>
          <w:szCs w:val="24"/>
        </w:rPr>
        <w:t>process</w:t>
      </w:r>
      <w:bookmarkEnd w:id="14"/>
      <w:r w:rsidR="44D3132D" w:rsidRPr="0016378B">
        <w:rPr>
          <w:sz w:val="24"/>
          <w:szCs w:val="24"/>
        </w:rPr>
        <w:t xml:space="preserve"> in the console window.</w:t>
      </w:r>
    </w:p>
    <w:p w14:paraId="3CCC59F2" w14:textId="0817DD51" w:rsidR="009B0A63" w:rsidRDefault="009B0A63" w:rsidP="00F87FF8">
      <w:pPr>
        <w:pStyle w:val="Heading2"/>
        <w:spacing w:line="276" w:lineRule="auto"/>
        <w:ind w:left="0"/>
        <w:rPr>
          <w:rFonts w:ascii="Times New Roman" w:hAnsi="Times New Roman" w:cs="Times New Roman"/>
          <w:sz w:val="28"/>
          <w:szCs w:val="32"/>
        </w:rPr>
      </w:pPr>
      <w:bookmarkStart w:id="15" w:name="_Toc207768239"/>
      <w:bookmarkStart w:id="16" w:name="_Toc368912249"/>
      <w:r w:rsidRPr="0016378B">
        <w:rPr>
          <w:rFonts w:ascii="Times New Roman" w:hAnsi="Times New Roman" w:cs="Times New Roman"/>
          <w:sz w:val="28"/>
          <w:szCs w:val="32"/>
        </w:rPr>
        <w:t>Intended Audience</w:t>
      </w:r>
      <w:bookmarkEnd w:id="15"/>
      <w:bookmarkEnd w:id="16"/>
    </w:p>
    <w:p w14:paraId="51867CB1" w14:textId="77777777" w:rsidR="008C6F8D" w:rsidRDefault="008C6F8D" w:rsidP="00F87FF8">
      <w:pPr>
        <w:spacing w:line="276" w:lineRule="auto"/>
        <w:ind w:left="142" w:firstLine="720"/>
        <w:jc w:val="both"/>
        <w:textAlignment w:val="baseline"/>
        <w:rPr>
          <w:sz w:val="24"/>
          <w:szCs w:val="24"/>
        </w:rPr>
      </w:pPr>
      <w:r>
        <w:rPr>
          <w:sz w:val="24"/>
          <w:szCs w:val="24"/>
        </w:rPr>
        <w:t>This document explains our team architecture, our team’s initial understanding of the user needs. It will assist our team in understanding the system specifications and analyze the critical aspects of our project. This document will briefly discuss the stakeholders involved in the development, documents will show how our team was divided to handle the multiple stakeholders, the sources of the requirements, provide an informal preliminary requirements description, and address any issues encountered while transforming the requirements.</w:t>
      </w:r>
    </w:p>
    <w:p w14:paraId="379999FC" w14:textId="67FA2A1F" w:rsidR="1048FE17" w:rsidRDefault="1048FE17"/>
    <w:p w14:paraId="1A140E0C" w14:textId="53AC3C86" w:rsidR="009B0A63" w:rsidRPr="0016378B" w:rsidRDefault="009B0A63" w:rsidP="00EE1630">
      <w:pPr>
        <w:spacing w:line="276" w:lineRule="auto"/>
        <w:ind w:left="576"/>
        <w:rPr>
          <w:sz w:val="24"/>
          <w:szCs w:val="24"/>
        </w:rPr>
      </w:pPr>
    </w:p>
    <w:p w14:paraId="0E6B95FD" w14:textId="77777777" w:rsidR="009B0A63" w:rsidRPr="0016378B" w:rsidRDefault="009B0A63" w:rsidP="00F87FF8">
      <w:pPr>
        <w:pStyle w:val="Heading2"/>
        <w:spacing w:line="276" w:lineRule="auto"/>
        <w:ind w:left="0"/>
        <w:rPr>
          <w:rFonts w:ascii="Times New Roman" w:hAnsi="Times New Roman" w:cs="Times New Roman"/>
          <w:sz w:val="28"/>
          <w:szCs w:val="32"/>
        </w:rPr>
      </w:pPr>
      <w:bookmarkStart w:id="17" w:name="_Toc207768240"/>
      <w:bookmarkStart w:id="18" w:name="_Toc368912250"/>
      <w:r w:rsidRPr="0016378B">
        <w:rPr>
          <w:rFonts w:ascii="Times New Roman" w:hAnsi="Times New Roman" w:cs="Times New Roman"/>
          <w:sz w:val="28"/>
          <w:szCs w:val="32"/>
        </w:rPr>
        <w:t>Acronyms/Abbreviations</w:t>
      </w:r>
      <w:bookmarkEnd w:id="17"/>
      <w:bookmarkEnd w:id="18"/>
    </w:p>
    <w:p w14:paraId="6B2303AD" w14:textId="77777777" w:rsidR="009B0A63" w:rsidRPr="0016378B" w:rsidRDefault="009B0A63" w:rsidP="00EE1630">
      <w:pPr>
        <w:spacing w:line="276" w:lineRule="auto"/>
      </w:pPr>
    </w:p>
    <w:tbl>
      <w:tblPr>
        <w:tblW w:w="8133" w:type="dxa"/>
        <w:tblInd w:w="643" w:type="dxa"/>
        <w:tblLayout w:type="fixed"/>
        <w:tblLook w:val="0000" w:firstRow="0" w:lastRow="0" w:firstColumn="0" w:lastColumn="0" w:noHBand="0" w:noVBand="0"/>
      </w:tblPr>
      <w:tblGrid>
        <w:gridCol w:w="1523"/>
        <w:gridCol w:w="6610"/>
      </w:tblGrid>
      <w:tr w:rsidR="009B0A63" w:rsidRPr="0016378B" w14:paraId="774519AC" w14:textId="77777777" w:rsidTr="1048FE17">
        <w:trPr>
          <w:trHeight w:val="199"/>
        </w:trPr>
        <w:tc>
          <w:tcPr>
            <w:tcW w:w="1523" w:type="dxa"/>
            <w:tcBorders>
              <w:top w:val="single" w:sz="4" w:space="0" w:color="000000" w:themeColor="text1"/>
              <w:left w:val="single" w:sz="4" w:space="0" w:color="000000" w:themeColor="text1"/>
              <w:bottom w:val="single" w:sz="4" w:space="0" w:color="000000" w:themeColor="text1"/>
            </w:tcBorders>
          </w:tcPr>
          <w:p w14:paraId="3950F930" w14:textId="6DC77C03" w:rsidR="009B0A63" w:rsidRPr="0016378B" w:rsidRDefault="00A15C2B" w:rsidP="00EE1630">
            <w:pPr>
              <w:snapToGrid w:val="0"/>
              <w:spacing w:line="276" w:lineRule="auto"/>
              <w:ind w:right="-21"/>
            </w:pPr>
            <w:r w:rsidRPr="0016378B">
              <w:t>UT</w:t>
            </w:r>
          </w:p>
        </w:tc>
        <w:tc>
          <w:tcPr>
            <w:tcW w:w="6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46B4B" w14:textId="7E3C0797" w:rsidR="009B0A63" w:rsidRPr="0016378B" w:rsidRDefault="00A15C2B" w:rsidP="00EE1630">
            <w:pPr>
              <w:snapToGrid w:val="0"/>
              <w:spacing w:line="276" w:lineRule="auto"/>
              <w:ind w:right="691"/>
            </w:pPr>
            <w:r w:rsidRPr="0016378B">
              <w:t>Unit Test</w:t>
            </w:r>
          </w:p>
        </w:tc>
      </w:tr>
      <w:tr w:rsidR="008C6F8D" w:rsidRPr="0016378B" w14:paraId="05803F29" w14:textId="77777777" w:rsidTr="1048FE17">
        <w:trPr>
          <w:trHeight w:val="199"/>
        </w:trPr>
        <w:tc>
          <w:tcPr>
            <w:tcW w:w="1523" w:type="dxa"/>
            <w:tcBorders>
              <w:top w:val="single" w:sz="4" w:space="0" w:color="000000" w:themeColor="text1"/>
              <w:left w:val="single" w:sz="4" w:space="0" w:color="000000" w:themeColor="text1"/>
              <w:bottom w:val="single" w:sz="4" w:space="0" w:color="000000" w:themeColor="text1"/>
            </w:tcBorders>
          </w:tcPr>
          <w:p w14:paraId="3FFC07FC" w14:textId="154F316E" w:rsidR="008C6F8D" w:rsidRPr="0016378B" w:rsidRDefault="008C6F8D" w:rsidP="00EE1630">
            <w:pPr>
              <w:snapToGrid w:val="0"/>
              <w:spacing w:line="276" w:lineRule="auto"/>
              <w:ind w:right="-21"/>
            </w:pPr>
            <w:r>
              <w:t>PM</w:t>
            </w:r>
          </w:p>
        </w:tc>
        <w:tc>
          <w:tcPr>
            <w:tcW w:w="6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CB1F65" w14:textId="079CD9BF" w:rsidR="008C6F8D" w:rsidRPr="0016378B" w:rsidRDefault="008C6F8D" w:rsidP="00EE1630">
            <w:pPr>
              <w:snapToGrid w:val="0"/>
              <w:spacing w:line="276" w:lineRule="auto"/>
              <w:ind w:right="691"/>
            </w:pPr>
            <w:r>
              <w:t>Process Manager</w:t>
            </w:r>
          </w:p>
        </w:tc>
      </w:tr>
      <w:tr w:rsidR="009B0A63" w:rsidRPr="0016378B" w14:paraId="6211BDFE" w14:textId="77777777" w:rsidTr="1048FE17">
        <w:trPr>
          <w:trHeight w:val="199"/>
        </w:trPr>
        <w:tc>
          <w:tcPr>
            <w:tcW w:w="1523" w:type="dxa"/>
            <w:tcBorders>
              <w:left w:val="single" w:sz="4" w:space="0" w:color="000000" w:themeColor="text1"/>
              <w:bottom w:val="single" w:sz="4" w:space="0" w:color="000000" w:themeColor="text1"/>
            </w:tcBorders>
          </w:tcPr>
          <w:p w14:paraId="30F6DE63" w14:textId="65AFE63D" w:rsidR="009B0A63" w:rsidRPr="0016378B" w:rsidRDefault="00A15C2B" w:rsidP="00EE1630">
            <w:pPr>
              <w:snapToGrid w:val="0"/>
              <w:spacing w:line="276" w:lineRule="auto"/>
              <w:ind w:right="-21"/>
            </w:pPr>
            <w:r w:rsidRPr="0016378B">
              <w:t>IT</w:t>
            </w:r>
          </w:p>
        </w:tc>
        <w:tc>
          <w:tcPr>
            <w:tcW w:w="6610" w:type="dxa"/>
            <w:tcBorders>
              <w:left w:val="single" w:sz="4" w:space="0" w:color="000000" w:themeColor="text1"/>
              <w:bottom w:val="single" w:sz="4" w:space="0" w:color="000000" w:themeColor="text1"/>
              <w:right w:val="single" w:sz="4" w:space="0" w:color="000000" w:themeColor="text1"/>
            </w:tcBorders>
          </w:tcPr>
          <w:p w14:paraId="09BE3C08" w14:textId="69DB97A9" w:rsidR="009B0A63" w:rsidRPr="0016378B" w:rsidRDefault="00A15C2B" w:rsidP="00EE1630">
            <w:pPr>
              <w:snapToGrid w:val="0"/>
              <w:spacing w:line="276" w:lineRule="auto"/>
              <w:ind w:right="691"/>
            </w:pPr>
            <w:r w:rsidRPr="0016378B">
              <w:t>Integrated Test</w:t>
            </w:r>
          </w:p>
        </w:tc>
      </w:tr>
    </w:tbl>
    <w:p w14:paraId="295C3282" w14:textId="67FA2A1F" w:rsidR="1048FE17" w:rsidRDefault="1048FE17"/>
    <w:p w14:paraId="30EDCEEA" w14:textId="77777777" w:rsidR="009B0A63" w:rsidRPr="0016378B" w:rsidRDefault="009B0A63" w:rsidP="00EE1630">
      <w:pPr>
        <w:spacing w:line="276" w:lineRule="auto"/>
      </w:pPr>
    </w:p>
    <w:p w14:paraId="2E27ADF7" w14:textId="275A1E59" w:rsidR="009B0A63" w:rsidRDefault="009B0A63" w:rsidP="00F87FF8">
      <w:pPr>
        <w:pStyle w:val="Heading2"/>
        <w:spacing w:line="276" w:lineRule="auto"/>
        <w:ind w:left="0"/>
        <w:rPr>
          <w:rFonts w:ascii="Times New Roman" w:hAnsi="Times New Roman" w:cs="Times New Roman"/>
          <w:sz w:val="28"/>
          <w:szCs w:val="32"/>
        </w:rPr>
      </w:pPr>
      <w:bookmarkStart w:id="19" w:name="_Toc207768241"/>
      <w:bookmarkStart w:id="20" w:name="_Toc368912251"/>
      <w:r w:rsidRPr="0016378B">
        <w:rPr>
          <w:rFonts w:ascii="Times New Roman" w:hAnsi="Times New Roman" w:cs="Times New Roman"/>
          <w:sz w:val="28"/>
          <w:szCs w:val="32"/>
        </w:rPr>
        <w:t>Project Purpose</w:t>
      </w:r>
      <w:bookmarkEnd w:id="19"/>
      <w:bookmarkEnd w:id="20"/>
    </w:p>
    <w:p w14:paraId="474B0B62" w14:textId="29014C8C" w:rsidR="008C6F8D" w:rsidRPr="008C6F8D" w:rsidRDefault="008C6F8D" w:rsidP="00F87FF8">
      <w:pPr>
        <w:ind w:left="142"/>
        <w:rPr>
          <w:sz w:val="24"/>
          <w:szCs w:val="24"/>
        </w:rPr>
      </w:pPr>
      <w:r w:rsidRPr="008C6F8D">
        <w:rPr>
          <w:sz w:val="24"/>
          <w:szCs w:val="24"/>
        </w:rPr>
        <w:t xml:space="preserve">                Process Controller application is designed to manage and control two or more process</w:t>
      </w:r>
      <w:r>
        <w:rPr>
          <w:sz w:val="24"/>
          <w:szCs w:val="24"/>
        </w:rPr>
        <w:t>. It performs different operations on the processes which are given as input by the user</w:t>
      </w:r>
    </w:p>
    <w:p w14:paraId="7E01EFCD" w14:textId="77777777" w:rsidR="009B0A63" w:rsidRPr="0016378B" w:rsidRDefault="009B0A63" w:rsidP="00F87FF8">
      <w:pPr>
        <w:pStyle w:val="Heading2"/>
        <w:spacing w:line="276" w:lineRule="auto"/>
        <w:ind w:left="0"/>
        <w:rPr>
          <w:rFonts w:ascii="Times New Roman" w:hAnsi="Times New Roman" w:cs="Times New Roman"/>
          <w:sz w:val="28"/>
          <w:szCs w:val="32"/>
        </w:rPr>
      </w:pPr>
      <w:bookmarkStart w:id="21" w:name="_Toc207768242"/>
      <w:bookmarkStart w:id="22" w:name="_Toc368912252"/>
      <w:r w:rsidRPr="0016378B">
        <w:rPr>
          <w:rFonts w:ascii="Times New Roman" w:hAnsi="Times New Roman" w:cs="Times New Roman"/>
          <w:sz w:val="28"/>
          <w:szCs w:val="32"/>
        </w:rPr>
        <w:t>Key Project Objectives</w:t>
      </w:r>
      <w:bookmarkEnd w:id="21"/>
      <w:bookmarkEnd w:id="22"/>
    </w:p>
    <w:p w14:paraId="5005C93D" w14:textId="684E43D1" w:rsidR="000E57CD" w:rsidRPr="0016378B" w:rsidRDefault="000E57CD" w:rsidP="00F87FF8">
      <w:pPr>
        <w:pStyle w:val="BodyText"/>
        <w:spacing w:line="276" w:lineRule="auto"/>
        <w:ind w:left="-284"/>
        <w:rPr>
          <w:sz w:val="24"/>
          <w:szCs w:val="24"/>
        </w:rPr>
      </w:pPr>
      <w:r w:rsidRPr="0016378B">
        <w:rPr>
          <w:sz w:val="24"/>
          <w:szCs w:val="24"/>
        </w:rPr>
        <w:tab/>
        <w:t xml:space="preserve">1.It </w:t>
      </w:r>
      <w:bookmarkStart w:id="23" w:name="_Int_dQ6hFk7n"/>
      <w:r w:rsidRPr="0016378B">
        <w:rPr>
          <w:sz w:val="24"/>
          <w:szCs w:val="24"/>
        </w:rPr>
        <w:t>allows</w:t>
      </w:r>
      <w:bookmarkEnd w:id="23"/>
      <w:r w:rsidRPr="0016378B">
        <w:rPr>
          <w:sz w:val="24"/>
          <w:szCs w:val="24"/>
        </w:rPr>
        <w:t xml:space="preserve"> to </w:t>
      </w:r>
      <w:r w:rsidR="00F8096F" w:rsidRPr="0016378B">
        <w:rPr>
          <w:sz w:val="24"/>
          <w:szCs w:val="24"/>
        </w:rPr>
        <w:t xml:space="preserve">make </w:t>
      </w:r>
      <w:bookmarkStart w:id="24" w:name="_Int_2ARYFlVB"/>
      <w:r w:rsidR="00F8096F" w:rsidRPr="0016378B">
        <w:rPr>
          <w:sz w:val="24"/>
          <w:szCs w:val="24"/>
        </w:rPr>
        <w:t>connection</w:t>
      </w:r>
      <w:bookmarkEnd w:id="24"/>
      <w:r w:rsidR="00F8096F" w:rsidRPr="0016378B">
        <w:rPr>
          <w:sz w:val="24"/>
          <w:szCs w:val="24"/>
        </w:rPr>
        <w:t xml:space="preserve"> between the client and the </w:t>
      </w:r>
      <w:r w:rsidR="702B96A8" w:rsidRPr="0016378B">
        <w:rPr>
          <w:sz w:val="24"/>
          <w:szCs w:val="24"/>
        </w:rPr>
        <w:t>server.</w:t>
      </w:r>
    </w:p>
    <w:p w14:paraId="6FF7DC63" w14:textId="24C8E7D0" w:rsidR="00F8096F" w:rsidRPr="0016378B" w:rsidRDefault="000E57CD" w:rsidP="00F87FF8">
      <w:pPr>
        <w:pStyle w:val="BodyText"/>
        <w:spacing w:line="276" w:lineRule="auto"/>
        <w:ind w:hanging="284"/>
        <w:rPr>
          <w:sz w:val="24"/>
          <w:szCs w:val="24"/>
        </w:rPr>
      </w:pPr>
      <w:r w:rsidRPr="0016378B">
        <w:rPr>
          <w:sz w:val="24"/>
          <w:szCs w:val="24"/>
        </w:rPr>
        <w:tab/>
        <w:t xml:space="preserve">2.It allows </w:t>
      </w:r>
      <w:r w:rsidR="00F8096F" w:rsidRPr="0016378B">
        <w:rPr>
          <w:sz w:val="24"/>
          <w:szCs w:val="24"/>
        </w:rPr>
        <w:t xml:space="preserve">the client and server to send and receive messages once the connection </w:t>
      </w:r>
    </w:p>
    <w:p w14:paraId="4A71DE45" w14:textId="0931B4D2" w:rsidR="00F8096F" w:rsidRPr="0016378B" w:rsidRDefault="00F8096F" w:rsidP="00F87FF8">
      <w:pPr>
        <w:pStyle w:val="BodyText"/>
        <w:spacing w:line="276" w:lineRule="auto"/>
        <w:ind w:hanging="284"/>
        <w:rPr>
          <w:sz w:val="24"/>
          <w:szCs w:val="24"/>
        </w:rPr>
      </w:pPr>
      <w:r w:rsidRPr="0016378B">
        <w:rPr>
          <w:sz w:val="24"/>
          <w:szCs w:val="24"/>
        </w:rPr>
        <w:tab/>
        <w:t xml:space="preserve">   is established.</w:t>
      </w:r>
    </w:p>
    <w:p w14:paraId="35463CA3" w14:textId="3E1EB6BB" w:rsidR="000E57CD" w:rsidRPr="0016378B" w:rsidRDefault="000E57CD" w:rsidP="00F87FF8">
      <w:pPr>
        <w:pStyle w:val="BodyText"/>
        <w:spacing w:line="276" w:lineRule="auto"/>
        <w:ind w:left="-284"/>
        <w:rPr>
          <w:sz w:val="24"/>
          <w:szCs w:val="24"/>
        </w:rPr>
      </w:pPr>
      <w:r w:rsidRPr="0016378B">
        <w:rPr>
          <w:sz w:val="24"/>
          <w:szCs w:val="24"/>
        </w:rPr>
        <w:tab/>
        <w:t xml:space="preserve">3.It allows </w:t>
      </w:r>
      <w:r w:rsidR="00F8096F" w:rsidRPr="0016378B">
        <w:rPr>
          <w:sz w:val="24"/>
          <w:szCs w:val="24"/>
        </w:rPr>
        <w:t xml:space="preserve">the user to select </w:t>
      </w:r>
      <w:bookmarkStart w:id="25" w:name="_Int_nKYZjgZG"/>
      <w:r w:rsidR="00F8096F" w:rsidRPr="0016378B">
        <w:rPr>
          <w:sz w:val="24"/>
          <w:szCs w:val="24"/>
        </w:rPr>
        <w:t>various options</w:t>
      </w:r>
      <w:bookmarkEnd w:id="25"/>
      <w:r w:rsidR="00F8096F" w:rsidRPr="0016378B">
        <w:rPr>
          <w:sz w:val="24"/>
          <w:szCs w:val="24"/>
        </w:rPr>
        <w:t xml:space="preserve"> as it is </w:t>
      </w:r>
      <w:bookmarkStart w:id="26" w:name="_Int_AQInN0eY"/>
      <w:r w:rsidR="00F8096F" w:rsidRPr="0016378B">
        <w:rPr>
          <w:sz w:val="24"/>
          <w:szCs w:val="24"/>
        </w:rPr>
        <w:t>a</w:t>
      </w:r>
      <w:bookmarkEnd w:id="26"/>
      <w:r w:rsidR="00F8096F" w:rsidRPr="0016378B">
        <w:rPr>
          <w:sz w:val="24"/>
          <w:szCs w:val="24"/>
        </w:rPr>
        <w:t xml:space="preserve"> menu driven process.</w:t>
      </w:r>
    </w:p>
    <w:p w14:paraId="3F3864B6" w14:textId="52BF2A15" w:rsidR="00F8096F" w:rsidRPr="0016378B" w:rsidRDefault="00F8096F" w:rsidP="00F87FF8">
      <w:pPr>
        <w:pStyle w:val="BodyText"/>
        <w:spacing w:line="276" w:lineRule="auto"/>
        <w:ind w:left="-426"/>
        <w:rPr>
          <w:sz w:val="24"/>
          <w:szCs w:val="24"/>
        </w:rPr>
      </w:pPr>
      <w:r w:rsidRPr="0016378B">
        <w:rPr>
          <w:sz w:val="24"/>
          <w:szCs w:val="24"/>
        </w:rPr>
        <w:tab/>
      </w:r>
      <w:r w:rsidRPr="0016378B">
        <w:rPr>
          <w:sz w:val="24"/>
          <w:szCs w:val="24"/>
        </w:rPr>
        <w:tab/>
        <w:t xml:space="preserve">Option 1: </w:t>
      </w:r>
      <w:r w:rsidR="0016378B">
        <w:rPr>
          <w:sz w:val="24"/>
          <w:szCs w:val="24"/>
        </w:rPr>
        <w:t>adds</w:t>
      </w:r>
      <w:r w:rsidRPr="0016378B">
        <w:rPr>
          <w:sz w:val="24"/>
          <w:szCs w:val="24"/>
        </w:rPr>
        <w:t xml:space="preserve"> the process</w:t>
      </w:r>
    </w:p>
    <w:p w14:paraId="66EBCAB7" w14:textId="48D377AE" w:rsidR="00F8096F" w:rsidRDefault="00F8096F" w:rsidP="00F87FF8">
      <w:pPr>
        <w:pStyle w:val="BodyText"/>
        <w:spacing w:line="276" w:lineRule="auto"/>
        <w:ind w:hanging="426"/>
        <w:rPr>
          <w:sz w:val="24"/>
          <w:szCs w:val="24"/>
        </w:rPr>
      </w:pPr>
      <w:r w:rsidRPr="0016378B">
        <w:rPr>
          <w:sz w:val="24"/>
          <w:szCs w:val="24"/>
        </w:rPr>
        <w:tab/>
      </w:r>
      <w:r w:rsidRPr="0016378B">
        <w:rPr>
          <w:sz w:val="24"/>
          <w:szCs w:val="24"/>
        </w:rPr>
        <w:tab/>
        <w:t xml:space="preserve">Option 2: </w:t>
      </w:r>
      <w:r w:rsidR="00E532AF">
        <w:rPr>
          <w:sz w:val="24"/>
          <w:szCs w:val="24"/>
        </w:rPr>
        <w:t>stop</w:t>
      </w:r>
      <w:r w:rsidRPr="0016378B">
        <w:rPr>
          <w:sz w:val="24"/>
          <w:szCs w:val="24"/>
        </w:rPr>
        <w:t xml:space="preserve"> the process</w:t>
      </w:r>
    </w:p>
    <w:p w14:paraId="7A921084" w14:textId="5652803D" w:rsidR="00E532AF" w:rsidRPr="0016378B" w:rsidRDefault="00E532AF" w:rsidP="00F87FF8">
      <w:pPr>
        <w:pStyle w:val="BodyText"/>
        <w:spacing w:line="276" w:lineRule="auto"/>
        <w:ind w:left="-709"/>
        <w:rPr>
          <w:sz w:val="24"/>
          <w:szCs w:val="24"/>
        </w:rPr>
      </w:pPr>
      <w:r>
        <w:rPr>
          <w:sz w:val="24"/>
          <w:szCs w:val="24"/>
        </w:rPr>
        <w:lastRenderedPageBreak/>
        <w:t xml:space="preserve">                        </w:t>
      </w:r>
      <w:r w:rsidRPr="0016378B">
        <w:rPr>
          <w:sz w:val="24"/>
          <w:szCs w:val="24"/>
        </w:rPr>
        <w:t xml:space="preserve">Option </w:t>
      </w:r>
      <w:r>
        <w:rPr>
          <w:sz w:val="24"/>
          <w:szCs w:val="24"/>
        </w:rPr>
        <w:t>3</w:t>
      </w:r>
      <w:r w:rsidRPr="0016378B">
        <w:rPr>
          <w:sz w:val="24"/>
          <w:szCs w:val="24"/>
        </w:rPr>
        <w:t>: resume the process</w:t>
      </w:r>
    </w:p>
    <w:p w14:paraId="72CAF9E0" w14:textId="64639EEA" w:rsidR="00F8096F" w:rsidRPr="0016378B" w:rsidRDefault="00F8096F" w:rsidP="00F87FF8">
      <w:pPr>
        <w:pStyle w:val="BodyText"/>
        <w:spacing w:line="276" w:lineRule="auto"/>
        <w:ind w:left="-709"/>
        <w:rPr>
          <w:sz w:val="24"/>
          <w:szCs w:val="24"/>
        </w:rPr>
      </w:pPr>
      <w:r w:rsidRPr="0016378B">
        <w:rPr>
          <w:sz w:val="24"/>
          <w:szCs w:val="24"/>
        </w:rPr>
        <w:tab/>
      </w:r>
      <w:r w:rsidRPr="0016378B">
        <w:rPr>
          <w:sz w:val="24"/>
          <w:szCs w:val="24"/>
        </w:rPr>
        <w:tab/>
        <w:t xml:space="preserve">Option </w:t>
      </w:r>
      <w:r w:rsidR="00E532AF">
        <w:rPr>
          <w:sz w:val="24"/>
          <w:szCs w:val="24"/>
        </w:rPr>
        <w:t>4</w:t>
      </w:r>
      <w:r w:rsidRPr="0016378B">
        <w:rPr>
          <w:sz w:val="24"/>
          <w:szCs w:val="24"/>
        </w:rPr>
        <w:t>: kills the process</w:t>
      </w:r>
    </w:p>
    <w:p w14:paraId="23DB2510" w14:textId="63DCC1CF" w:rsidR="00F8096F" w:rsidRDefault="00F8096F" w:rsidP="00F87FF8">
      <w:pPr>
        <w:pStyle w:val="BodyText"/>
        <w:spacing w:line="276" w:lineRule="auto"/>
        <w:ind w:left="-709"/>
        <w:rPr>
          <w:sz w:val="24"/>
          <w:szCs w:val="24"/>
        </w:rPr>
      </w:pPr>
      <w:r w:rsidRPr="0016378B">
        <w:rPr>
          <w:sz w:val="24"/>
          <w:szCs w:val="24"/>
        </w:rPr>
        <w:tab/>
      </w:r>
      <w:r w:rsidRPr="0016378B">
        <w:rPr>
          <w:sz w:val="24"/>
          <w:szCs w:val="24"/>
        </w:rPr>
        <w:tab/>
        <w:t xml:space="preserve">Option </w:t>
      </w:r>
      <w:r w:rsidR="00E532AF">
        <w:rPr>
          <w:sz w:val="24"/>
          <w:szCs w:val="24"/>
        </w:rPr>
        <w:t>5</w:t>
      </w:r>
      <w:r w:rsidRPr="0016378B">
        <w:rPr>
          <w:sz w:val="24"/>
          <w:szCs w:val="24"/>
        </w:rPr>
        <w:t xml:space="preserve">: Display the statistics information </w:t>
      </w:r>
    </w:p>
    <w:p w14:paraId="27041058" w14:textId="44A829B9" w:rsidR="00E532AF" w:rsidRDefault="00E532AF" w:rsidP="00F87FF8">
      <w:pPr>
        <w:pStyle w:val="BodyText"/>
        <w:spacing w:line="276" w:lineRule="auto"/>
        <w:ind w:left="-709"/>
        <w:rPr>
          <w:sz w:val="24"/>
          <w:szCs w:val="24"/>
        </w:rPr>
      </w:pPr>
      <w:r>
        <w:rPr>
          <w:sz w:val="24"/>
          <w:szCs w:val="24"/>
        </w:rPr>
        <w:t xml:space="preserve">                        Option 6: Delete PIDs from PM list</w:t>
      </w:r>
    </w:p>
    <w:p w14:paraId="5AEFF83E" w14:textId="35427400" w:rsidR="00E532AF" w:rsidRPr="0016378B" w:rsidRDefault="00E532AF" w:rsidP="00F87FF8">
      <w:pPr>
        <w:pStyle w:val="BodyText"/>
        <w:spacing w:line="276" w:lineRule="auto"/>
        <w:ind w:left="-709"/>
        <w:rPr>
          <w:sz w:val="24"/>
          <w:szCs w:val="24"/>
        </w:rPr>
      </w:pPr>
      <w:r>
        <w:rPr>
          <w:sz w:val="24"/>
          <w:szCs w:val="24"/>
        </w:rPr>
        <w:t xml:space="preserve">                        Option 7: Exit.</w:t>
      </w:r>
    </w:p>
    <w:p w14:paraId="1FE791AC" w14:textId="77777777" w:rsidR="00305F60" w:rsidRPr="0016378B" w:rsidRDefault="000E57CD" w:rsidP="00F87FF8">
      <w:pPr>
        <w:pStyle w:val="BodyText"/>
        <w:spacing w:line="276" w:lineRule="auto"/>
        <w:rPr>
          <w:sz w:val="24"/>
          <w:szCs w:val="24"/>
        </w:rPr>
      </w:pPr>
      <w:r w:rsidRPr="0016378B">
        <w:rPr>
          <w:sz w:val="24"/>
          <w:szCs w:val="24"/>
        </w:rPr>
        <w:t>4.</w:t>
      </w:r>
      <w:r w:rsidR="00F8096F" w:rsidRPr="0016378B">
        <w:rPr>
          <w:sz w:val="24"/>
          <w:szCs w:val="24"/>
        </w:rPr>
        <w:t xml:space="preserve"> </w:t>
      </w:r>
      <w:r w:rsidRPr="0016378B">
        <w:rPr>
          <w:sz w:val="24"/>
          <w:szCs w:val="24"/>
        </w:rPr>
        <w:t xml:space="preserve">It allows </w:t>
      </w:r>
      <w:r w:rsidR="00F8096F" w:rsidRPr="0016378B">
        <w:rPr>
          <w:sz w:val="24"/>
          <w:szCs w:val="24"/>
        </w:rPr>
        <w:t>to close the client server connection when all the processes present</w:t>
      </w:r>
    </w:p>
    <w:p w14:paraId="59D98A70" w14:textId="02558A08" w:rsidR="000E57CD" w:rsidRPr="0016378B" w:rsidRDefault="00305F60" w:rsidP="00E532AF">
      <w:pPr>
        <w:pStyle w:val="BodyText"/>
        <w:spacing w:line="276" w:lineRule="auto"/>
        <w:ind w:left="720"/>
        <w:rPr>
          <w:sz w:val="24"/>
          <w:szCs w:val="24"/>
        </w:rPr>
      </w:pPr>
      <w:r w:rsidRPr="1048FE17">
        <w:rPr>
          <w:sz w:val="24"/>
          <w:szCs w:val="24"/>
        </w:rPr>
        <w:t xml:space="preserve">    </w:t>
      </w:r>
      <w:r w:rsidR="00F8096F" w:rsidRPr="1048FE17">
        <w:rPr>
          <w:sz w:val="24"/>
          <w:szCs w:val="24"/>
        </w:rPr>
        <w:t xml:space="preserve"> in </w:t>
      </w:r>
      <w:r w:rsidRPr="1048FE17">
        <w:rPr>
          <w:sz w:val="24"/>
          <w:szCs w:val="24"/>
        </w:rPr>
        <w:t>t</w:t>
      </w:r>
      <w:r w:rsidR="00F8096F" w:rsidRPr="1048FE17">
        <w:rPr>
          <w:sz w:val="24"/>
          <w:szCs w:val="24"/>
        </w:rPr>
        <w:t xml:space="preserve">he process manager are terminated. </w:t>
      </w:r>
    </w:p>
    <w:p w14:paraId="319CFD7A" w14:textId="639BE718" w:rsidR="00632C3B" w:rsidRPr="00F87FF8" w:rsidRDefault="009B0A63" w:rsidP="00F87FF8">
      <w:pPr>
        <w:pStyle w:val="Heading2"/>
        <w:spacing w:line="276" w:lineRule="auto"/>
        <w:ind w:left="0"/>
        <w:rPr>
          <w:rFonts w:ascii="Times New Roman" w:hAnsi="Times New Roman" w:cs="Times New Roman"/>
          <w:sz w:val="28"/>
        </w:rPr>
      </w:pPr>
      <w:bookmarkStart w:id="27" w:name="_toc389"/>
      <w:bookmarkStart w:id="28" w:name="_Toc207768243"/>
      <w:bookmarkStart w:id="29" w:name="_Toc368912253"/>
      <w:bookmarkEnd w:id="27"/>
      <w:r w:rsidRPr="00F87FF8">
        <w:rPr>
          <w:rFonts w:ascii="Times New Roman" w:hAnsi="Times New Roman" w:cs="Times New Roman"/>
          <w:sz w:val="28"/>
        </w:rPr>
        <w:t>Project Scope and Limitation</w:t>
      </w:r>
      <w:bookmarkEnd w:id="28"/>
      <w:bookmarkEnd w:id="29"/>
    </w:p>
    <w:p w14:paraId="6EB50683" w14:textId="25FC5EA9" w:rsidR="009B0A63" w:rsidRPr="0016378B" w:rsidRDefault="001E5457" w:rsidP="005526E8">
      <w:pPr>
        <w:pStyle w:val="Heading3"/>
      </w:pPr>
      <w:bookmarkStart w:id="30" w:name="_Toc207768244"/>
      <w:bookmarkStart w:id="31" w:name="_Toc368912254"/>
      <w:r>
        <w:t xml:space="preserve"> </w:t>
      </w:r>
      <w:r w:rsidR="009B0A63" w:rsidRPr="0016378B">
        <w:t>In Scope</w:t>
      </w:r>
      <w:bookmarkEnd w:id="30"/>
      <w:bookmarkEnd w:id="31"/>
    </w:p>
    <w:p w14:paraId="7677990E" w14:textId="56720B68" w:rsidR="00FC2D75" w:rsidRPr="0016378B" w:rsidRDefault="00FC2D75" w:rsidP="00F87FF8">
      <w:pPr>
        <w:pStyle w:val="BodyText"/>
        <w:spacing w:line="276" w:lineRule="auto"/>
        <w:ind w:left="142" w:hanging="567"/>
        <w:rPr>
          <w:sz w:val="24"/>
          <w:szCs w:val="24"/>
        </w:rPr>
      </w:pPr>
      <w:r w:rsidRPr="0016378B">
        <w:rPr>
          <w:sz w:val="24"/>
          <w:szCs w:val="24"/>
        </w:rPr>
        <w:tab/>
      </w:r>
      <w:r w:rsidR="00645017" w:rsidRPr="0016378B">
        <w:rPr>
          <w:sz w:val="24"/>
          <w:szCs w:val="24"/>
        </w:rPr>
        <w:tab/>
      </w:r>
      <w:r w:rsidRPr="0016378B">
        <w:rPr>
          <w:sz w:val="24"/>
          <w:szCs w:val="24"/>
        </w:rPr>
        <w:t xml:space="preserve">This application </w:t>
      </w:r>
      <w:r w:rsidR="006F58CD">
        <w:rPr>
          <w:sz w:val="24"/>
          <w:szCs w:val="24"/>
        </w:rPr>
        <w:t xml:space="preserve">cannot be used as real-time application as this is a simpler prototype of real-time use  </w:t>
      </w:r>
    </w:p>
    <w:p w14:paraId="56C0EFD8" w14:textId="77777777" w:rsidR="009B0A63" w:rsidRPr="0016378B" w:rsidRDefault="009B0A63" w:rsidP="005526E8">
      <w:pPr>
        <w:pStyle w:val="Heading3"/>
      </w:pPr>
      <w:bookmarkStart w:id="32" w:name="_Toc207768245"/>
      <w:bookmarkStart w:id="33" w:name="_Toc368912255"/>
      <w:r w:rsidRPr="0016378B">
        <w:t>Out of scope</w:t>
      </w:r>
      <w:bookmarkEnd w:id="32"/>
      <w:bookmarkEnd w:id="33"/>
    </w:p>
    <w:p w14:paraId="104BC14C" w14:textId="64D0F2DD" w:rsidR="00632C3B" w:rsidRPr="0016378B" w:rsidRDefault="002D6911" w:rsidP="00F87FF8">
      <w:pPr>
        <w:spacing w:line="276" w:lineRule="auto"/>
        <w:ind w:left="142" w:firstLine="567"/>
        <w:rPr>
          <w:sz w:val="24"/>
          <w:szCs w:val="24"/>
        </w:rPr>
      </w:pPr>
      <w:r w:rsidRPr="1048FE17">
        <w:rPr>
          <w:sz w:val="24"/>
          <w:szCs w:val="24"/>
        </w:rPr>
        <w:t xml:space="preserve">Required to involve techniques such as </w:t>
      </w:r>
      <w:r w:rsidR="00D177D7" w:rsidRPr="1048FE17">
        <w:rPr>
          <w:sz w:val="24"/>
          <w:szCs w:val="24"/>
        </w:rPr>
        <w:t>Socket Programming</w:t>
      </w:r>
      <w:r w:rsidRPr="1048FE17">
        <w:rPr>
          <w:sz w:val="24"/>
          <w:szCs w:val="24"/>
        </w:rPr>
        <w:t>,</w:t>
      </w:r>
      <w:r w:rsidR="00D177D7" w:rsidRPr="1048FE17">
        <w:rPr>
          <w:sz w:val="24"/>
          <w:szCs w:val="24"/>
        </w:rPr>
        <w:t xml:space="preserve"> Signals, I/O Multiplexing </w:t>
      </w:r>
      <w:r w:rsidRPr="1048FE17">
        <w:rPr>
          <w:sz w:val="24"/>
          <w:szCs w:val="24"/>
        </w:rPr>
        <w:t>to complete the project successfully.</w:t>
      </w:r>
    </w:p>
    <w:p w14:paraId="454331C3" w14:textId="1EBF205B" w:rsidR="009B0A63" w:rsidRDefault="009B0A63" w:rsidP="00F87FF8">
      <w:pPr>
        <w:pStyle w:val="Heading2"/>
        <w:spacing w:line="276" w:lineRule="auto"/>
        <w:ind w:left="0"/>
        <w:rPr>
          <w:rFonts w:ascii="Times New Roman" w:hAnsi="Times New Roman" w:cs="Times New Roman"/>
          <w:sz w:val="28"/>
          <w:szCs w:val="32"/>
        </w:rPr>
      </w:pPr>
      <w:bookmarkStart w:id="34" w:name="_Toc207768246"/>
      <w:bookmarkStart w:id="35" w:name="_Toc368912256"/>
      <w:r w:rsidRPr="0016378B">
        <w:rPr>
          <w:rFonts w:ascii="Times New Roman" w:hAnsi="Times New Roman" w:cs="Times New Roman"/>
          <w:sz w:val="28"/>
          <w:szCs w:val="32"/>
        </w:rPr>
        <w:t>Functional Overview</w:t>
      </w:r>
      <w:bookmarkEnd w:id="34"/>
      <w:bookmarkEnd w:id="35"/>
    </w:p>
    <w:p w14:paraId="0C2FA75A" w14:textId="7334B76C" w:rsidR="00FA0140" w:rsidRPr="00F87FF8" w:rsidRDefault="00FA0140" w:rsidP="00F87FF8">
      <w:pPr>
        <w:pStyle w:val="BodyText"/>
        <w:spacing w:line="276" w:lineRule="auto"/>
        <w:ind w:left="142" w:hanging="284"/>
        <w:jc w:val="both"/>
        <w:rPr>
          <w:sz w:val="24"/>
          <w:szCs w:val="24"/>
        </w:rPr>
      </w:pPr>
      <w:r w:rsidRPr="00D72DD3">
        <w:rPr>
          <w:sz w:val="24"/>
          <w:szCs w:val="24"/>
        </w:rPr>
        <w:t xml:space="preserve">               </w:t>
      </w:r>
      <w:r w:rsidR="00D72DD3" w:rsidRPr="00D72DD3">
        <w:rPr>
          <w:sz w:val="24"/>
          <w:szCs w:val="24"/>
        </w:rPr>
        <w:t xml:space="preserve">The menu selection feature is provided for the client. Single client or multiple clients can login into the system and select their required option. The server side validates the client and processes the information sent by the clients. This processing can </w:t>
      </w:r>
      <w:proofErr w:type="gramStart"/>
      <w:r w:rsidR="00D72DD3" w:rsidRPr="00D72DD3">
        <w:rPr>
          <w:sz w:val="24"/>
          <w:szCs w:val="24"/>
        </w:rPr>
        <w:t>done</w:t>
      </w:r>
      <w:proofErr w:type="gramEnd"/>
      <w:r w:rsidR="00D72DD3" w:rsidRPr="00D72DD3">
        <w:rPr>
          <w:sz w:val="24"/>
          <w:szCs w:val="24"/>
        </w:rPr>
        <w:t xml:space="preserve"> by message being sent and received by both client and server. The server sends responses for respective received messages. The server also provides error messages in few instances. The whole project will be built on TCP client-server model.</w:t>
      </w:r>
    </w:p>
    <w:p w14:paraId="44EFDD89" w14:textId="4E0F2F94" w:rsidR="009B0A63" w:rsidRDefault="009B0A63" w:rsidP="00F87FF8">
      <w:pPr>
        <w:pStyle w:val="Heading2"/>
        <w:spacing w:line="276" w:lineRule="auto"/>
        <w:ind w:left="0"/>
        <w:rPr>
          <w:rFonts w:ascii="Times New Roman" w:hAnsi="Times New Roman" w:cs="Times New Roman"/>
          <w:sz w:val="28"/>
          <w:szCs w:val="32"/>
        </w:rPr>
      </w:pPr>
      <w:bookmarkStart w:id="36" w:name="_Toc207768248"/>
      <w:bookmarkStart w:id="37" w:name="_Toc368912257"/>
      <w:r w:rsidRPr="0016378B">
        <w:rPr>
          <w:rFonts w:ascii="Times New Roman" w:hAnsi="Times New Roman" w:cs="Times New Roman"/>
          <w:sz w:val="28"/>
          <w:szCs w:val="32"/>
        </w:rPr>
        <w:t>Assumptions</w:t>
      </w:r>
      <w:bookmarkEnd w:id="36"/>
      <w:r w:rsidR="003751D9" w:rsidRPr="0016378B">
        <w:rPr>
          <w:rFonts w:ascii="Times New Roman" w:hAnsi="Times New Roman" w:cs="Times New Roman"/>
          <w:sz w:val="28"/>
          <w:szCs w:val="32"/>
        </w:rPr>
        <w:t>,</w:t>
      </w:r>
      <w:r w:rsidR="007D4C5D" w:rsidRPr="0016378B">
        <w:rPr>
          <w:rFonts w:ascii="Times New Roman" w:hAnsi="Times New Roman" w:cs="Times New Roman"/>
          <w:sz w:val="28"/>
          <w:szCs w:val="32"/>
        </w:rPr>
        <w:t xml:space="preserve"> Dependencies</w:t>
      </w:r>
      <w:r w:rsidR="003751D9" w:rsidRPr="0016378B">
        <w:rPr>
          <w:rFonts w:ascii="Times New Roman" w:hAnsi="Times New Roman" w:cs="Times New Roman"/>
          <w:sz w:val="28"/>
          <w:szCs w:val="32"/>
        </w:rPr>
        <w:t xml:space="preserve"> &amp; Constraints</w:t>
      </w:r>
      <w:bookmarkEnd w:id="37"/>
    </w:p>
    <w:p w14:paraId="3DE2014C" w14:textId="04045497" w:rsidR="00D72DD3" w:rsidRDefault="00D72DD3" w:rsidP="00F87FF8">
      <w:pPr>
        <w:pStyle w:val="InfoBlue"/>
        <w:numPr>
          <w:ilvl w:val="0"/>
          <w:numId w:val="34"/>
        </w:numPr>
        <w:ind w:left="993" w:hanging="284"/>
        <w:jc w:val="both"/>
        <w:rPr>
          <w:rFonts w:ascii="Arial" w:hAnsi="Arial" w:cs="Arial"/>
          <w:i w:val="0"/>
          <w:iCs/>
          <w:color w:val="auto"/>
        </w:rPr>
      </w:pPr>
      <w:r>
        <w:rPr>
          <w:rFonts w:ascii="Arial" w:hAnsi="Arial" w:cs="Arial"/>
          <w:i w:val="0"/>
          <w:iCs/>
          <w:color w:val="auto"/>
        </w:rPr>
        <w:t xml:space="preserve">Should be UNIX based/ should have any </w:t>
      </w:r>
      <w:proofErr w:type="spellStart"/>
      <w:r>
        <w:rPr>
          <w:rFonts w:ascii="Arial" w:hAnsi="Arial" w:cs="Arial"/>
          <w:i w:val="0"/>
          <w:iCs/>
          <w:color w:val="auto"/>
        </w:rPr>
        <w:t>linux</w:t>
      </w:r>
      <w:proofErr w:type="spellEnd"/>
      <w:r>
        <w:rPr>
          <w:rFonts w:ascii="Arial" w:hAnsi="Arial" w:cs="Arial"/>
          <w:i w:val="0"/>
          <w:iCs/>
          <w:color w:val="auto"/>
        </w:rPr>
        <w:t>/putty installed.</w:t>
      </w:r>
    </w:p>
    <w:p w14:paraId="2258A23E" w14:textId="77777777" w:rsidR="00D72DD3" w:rsidRDefault="00D72DD3" w:rsidP="00F87FF8">
      <w:pPr>
        <w:pStyle w:val="BodyText"/>
        <w:numPr>
          <w:ilvl w:val="0"/>
          <w:numId w:val="34"/>
        </w:numPr>
        <w:spacing w:line="360" w:lineRule="auto"/>
        <w:ind w:left="993" w:hanging="284"/>
        <w:jc w:val="both"/>
        <w:rPr>
          <w:rFonts w:ascii="Arial" w:hAnsi="Arial" w:cs="Arial"/>
        </w:rPr>
      </w:pPr>
      <w:r>
        <w:rPr>
          <w:rFonts w:ascii="Arial" w:hAnsi="Arial" w:cs="Arial"/>
        </w:rPr>
        <w:t>Assume that source code occupies more than 250 kb and less than 600kb</w:t>
      </w:r>
    </w:p>
    <w:p w14:paraId="3D54F200" w14:textId="77777777" w:rsidR="00D72DD3" w:rsidRDefault="00D72DD3" w:rsidP="00D72DD3">
      <w:pPr>
        <w:pStyle w:val="BodyText"/>
        <w:spacing w:line="360" w:lineRule="auto"/>
        <w:ind w:left="720"/>
        <w:jc w:val="both"/>
      </w:pPr>
      <w:r>
        <w:rPr>
          <w:rFonts w:ascii="Arial" w:hAnsi="Arial" w:cs="Arial"/>
          <w:b/>
          <w:bCs/>
        </w:rPr>
        <w:t xml:space="preserve">Constraints: </w:t>
      </w:r>
      <w:r>
        <w:rPr>
          <w:rFonts w:ascii="Arial" w:hAnsi="Arial" w:cs="Arial"/>
        </w:rPr>
        <w:t>Not applicable for this project</w:t>
      </w:r>
    </w:p>
    <w:p w14:paraId="37A11C67" w14:textId="7ED4BCCB" w:rsidR="00D72DD3" w:rsidRPr="00D72DD3" w:rsidRDefault="00D72DD3" w:rsidP="00D72DD3"/>
    <w:p w14:paraId="03A74288" w14:textId="77777777" w:rsidR="009B0A63" w:rsidRPr="0016378B" w:rsidRDefault="009B0A63" w:rsidP="00F87FF8">
      <w:pPr>
        <w:pStyle w:val="Heading2"/>
        <w:spacing w:line="276" w:lineRule="auto"/>
        <w:ind w:left="0"/>
        <w:rPr>
          <w:rFonts w:ascii="Times New Roman" w:hAnsi="Times New Roman" w:cs="Times New Roman"/>
          <w:sz w:val="28"/>
          <w:szCs w:val="32"/>
        </w:rPr>
      </w:pPr>
      <w:bookmarkStart w:id="38" w:name="_Toc207768249"/>
      <w:bookmarkStart w:id="39" w:name="_Toc368912258"/>
      <w:r w:rsidRPr="0016378B">
        <w:rPr>
          <w:rFonts w:ascii="Times New Roman" w:hAnsi="Times New Roman" w:cs="Times New Roman"/>
          <w:sz w:val="28"/>
          <w:szCs w:val="32"/>
        </w:rPr>
        <w:t>Risks</w:t>
      </w:r>
      <w:bookmarkEnd w:id="38"/>
      <w:bookmarkEnd w:id="39"/>
    </w:p>
    <w:p w14:paraId="53F2739A" w14:textId="77777777" w:rsidR="00D72DD3" w:rsidRPr="00F87FF8" w:rsidRDefault="00D72DD3" w:rsidP="00F87FF8">
      <w:pPr>
        <w:pStyle w:val="BodyText"/>
        <w:spacing w:line="360" w:lineRule="auto"/>
        <w:ind w:left="426" w:firstLine="720"/>
        <w:jc w:val="both"/>
        <w:rPr>
          <w:sz w:val="24"/>
          <w:szCs w:val="24"/>
        </w:rPr>
      </w:pPr>
      <w:bookmarkStart w:id="40" w:name="_Int_IlPyNzRv"/>
      <w:r w:rsidRPr="00F87FF8">
        <w:rPr>
          <w:sz w:val="24"/>
          <w:szCs w:val="24"/>
        </w:rPr>
        <w:t>The potential risks are changes in market, customer satisfaction.</w:t>
      </w:r>
    </w:p>
    <w:p w14:paraId="02F269AF" w14:textId="4067506B" w:rsidR="005A6CC0" w:rsidRPr="00F87FF8" w:rsidRDefault="005A6CC0" w:rsidP="00EE1630">
      <w:pPr>
        <w:pStyle w:val="BodyText"/>
        <w:spacing w:line="276" w:lineRule="auto"/>
        <w:ind w:left="709"/>
        <w:rPr>
          <w:sz w:val="24"/>
          <w:szCs w:val="24"/>
        </w:rPr>
      </w:pPr>
      <w:r w:rsidRPr="00F87FF8">
        <w:rPr>
          <w:sz w:val="24"/>
          <w:szCs w:val="24"/>
        </w:rPr>
        <w:t xml:space="preserve"> </w:t>
      </w:r>
      <w:bookmarkEnd w:id="40"/>
    </w:p>
    <w:p w14:paraId="777CC2AB" w14:textId="09449034" w:rsidR="006B3C2A" w:rsidRPr="00F87FF8" w:rsidRDefault="009D4FE0" w:rsidP="005526E8">
      <w:pPr>
        <w:pStyle w:val="Heading1"/>
      </w:pPr>
      <w:bookmarkStart w:id="41" w:name="_Toc207768251"/>
      <w:bookmarkStart w:id="42" w:name="_Toc368912259"/>
      <w:r w:rsidRPr="00F87FF8">
        <w:lastRenderedPageBreak/>
        <w:t>Design Overview</w:t>
      </w:r>
      <w:bookmarkStart w:id="43" w:name="_Toc207768252"/>
      <w:bookmarkEnd w:id="41"/>
      <w:bookmarkEnd w:id="42"/>
    </w:p>
    <w:p w14:paraId="73BC4089" w14:textId="77777777" w:rsidR="00D72DD3" w:rsidRPr="00D72DD3" w:rsidRDefault="00FA0140" w:rsidP="00F87FF8">
      <w:pPr>
        <w:spacing w:line="276" w:lineRule="auto"/>
        <w:ind w:left="142"/>
        <w:jc w:val="both"/>
        <w:rPr>
          <w:i/>
          <w:iCs/>
          <w:sz w:val="24"/>
          <w:szCs w:val="24"/>
        </w:rPr>
      </w:pPr>
      <w:r w:rsidRPr="00D72DD3">
        <w:rPr>
          <w:sz w:val="24"/>
          <w:szCs w:val="24"/>
        </w:rPr>
        <w:t xml:space="preserve">              </w:t>
      </w:r>
      <w:r w:rsidR="00D72DD3" w:rsidRPr="00D72DD3">
        <w:rPr>
          <w:sz w:val="24"/>
          <w:szCs w:val="24"/>
        </w:rPr>
        <w:t xml:space="preserve">This section gives a brief description of flow of data and application. It gives an idea of features required by the application and can be described as visual aid of the project flow. It is a roadmap of a contingency plan of the project. </w:t>
      </w:r>
    </w:p>
    <w:p w14:paraId="265CC4C7" w14:textId="619D4EE7" w:rsidR="00FA0140" w:rsidRPr="00FA0140" w:rsidRDefault="00FA0140" w:rsidP="00FA0140"/>
    <w:p w14:paraId="5AAB9AF4" w14:textId="7EEB40D7" w:rsidR="006B3C2A" w:rsidRPr="0016378B" w:rsidRDefault="009D4FE0" w:rsidP="00F87FF8">
      <w:pPr>
        <w:pStyle w:val="Heading2"/>
        <w:spacing w:line="276" w:lineRule="auto"/>
        <w:ind w:left="0"/>
        <w:rPr>
          <w:rFonts w:ascii="Times New Roman" w:hAnsi="Times New Roman" w:cs="Times New Roman"/>
          <w:sz w:val="28"/>
          <w:szCs w:val="32"/>
        </w:rPr>
      </w:pPr>
      <w:bookmarkStart w:id="44" w:name="_Toc368912260"/>
      <w:r w:rsidRPr="0016378B">
        <w:rPr>
          <w:rFonts w:ascii="Times New Roman" w:hAnsi="Times New Roman" w:cs="Times New Roman"/>
          <w:sz w:val="28"/>
          <w:szCs w:val="32"/>
        </w:rPr>
        <w:t>Design Objectives</w:t>
      </w:r>
      <w:bookmarkStart w:id="45" w:name="_Toc207768253"/>
      <w:bookmarkEnd w:id="43"/>
      <w:bookmarkEnd w:id="44"/>
    </w:p>
    <w:p w14:paraId="43475D6A" w14:textId="77777777" w:rsidR="00777544" w:rsidRPr="0016378B" w:rsidRDefault="00777544" w:rsidP="00EE1630">
      <w:pPr>
        <w:pStyle w:val="paragraph"/>
        <w:spacing w:before="0" w:beforeAutospacing="0" w:after="0" w:afterAutospacing="0" w:line="276" w:lineRule="auto"/>
        <w:textAlignment w:val="baseline"/>
        <w:rPr>
          <w:b/>
          <w:bCs/>
        </w:rPr>
      </w:pPr>
    </w:p>
    <w:p w14:paraId="23D78E44" w14:textId="0628C576" w:rsidR="00777544" w:rsidRPr="0016378B" w:rsidRDefault="00777544" w:rsidP="00F87FF8">
      <w:pPr>
        <w:pStyle w:val="paragraph"/>
        <w:spacing w:before="0" w:beforeAutospacing="0" w:after="0" w:afterAutospacing="0" w:line="276" w:lineRule="auto"/>
        <w:ind w:left="142" w:firstLine="720"/>
        <w:textAlignment w:val="baseline"/>
        <w:rPr>
          <w:rStyle w:val="normaltextrun"/>
          <w:color w:val="000000"/>
          <w:shd w:val="clear" w:color="auto" w:fill="FFFFFF"/>
        </w:rPr>
      </w:pPr>
      <w:r w:rsidRPr="0016378B">
        <w:rPr>
          <w:rStyle w:val="normaltextrun"/>
          <w:color w:val="000000"/>
          <w:shd w:val="clear" w:color="auto" w:fill="FFFFFF"/>
        </w:rPr>
        <w:t xml:space="preserve">Design objectives include different </w:t>
      </w:r>
      <w:r w:rsidR="002F741A" w:rsidRPr="0016378B">
        <w:rPr>
          <w:rStyle w:val="normaltextrun"/>
          <w:color w:val="000000"/>
          <w:shd w:val="clear" w:color="auto" w:fill="FFFFFF"/>
        </w:rPr>
        <w:t xml:space="preserve">operations </w:t>
      </w:r>
      <w:r w:rsidRPr="0016378B">
        <w:rPr>
          <w:rStyle w:val="normaltextrun"/>
          <w:color w:val="000000"/>
          <w:shd w:val="clear" w:color="auto" w:fill="FFFFFF"/>
        </w:rPr>
        <w:t>like</w:t>
      </w:r>
      <w:r w:rsidR="002F741A" w:rsidRPr="0016378B">
        <w:rPr>
          <w:rStyle w:val="normaltextrun"/>
          <w:color w:val="000000"/>
          <w:shd w:val="clear" w:color="auto" w:fill="FFFFFF"/>
        </w:rPr>
        <w:t xml:space="preserve"> add a process</w:t>
      </w:r>
      <w:r w:rsidRPr="0016378B">
        <w:rPr>
          <w:rStyle w:val="normaltextrun"/>
          <w:color w:val="000000"/>
          <w:shd w:val="clear" w:color="auto" w:fill="FFFFFF"/>
        </w:rPr>
        <w:t>,</w:t>
      </w:r>
      <w:r w:rsidR="002F741A" w:rsidRPr="0016378B">
        <w:rPr>
          <w:rStyle w:val="normaltextrun"/>
          <w:color w:val="000000"/>
          <w:shd w:val="clear" w:color="auto" w:fill="FFFFFF"/>
        </w:rPr>
        <w:t xml:space="preserve"> resume a process</w:t>
      </w:r>
      <w:r w:rsidRPr="0016378B">
        <w:rPr>
          <w:rStyle w:val="normaltextrun"/>
          <w:color w:val="000000"/>
          <w:shd w:val="clear" w:color="auto" w:fill="FFFFFF"/>
        </w:rPr>
        <w:t xml:space="preserve">, </w:t>
      </w:r>
      <w:r w:rsidR="002F741A" w:rsidRPr="0016378B">
        <w:rPr>
          <w:rStyle w:val="normaltextrun"/>
          <w:color w:val="000000"/>
          <w:shd w:val="clear" w:color="auto" w:fill="FFFFFF"/>
        </w:rPr>
        <w:t xml:space="preserve">kill the </w:t>
      </w:r>
      <w:bookmarkStart w:id="46" w:name="_Int_FTSoWAYa"/>
      <w:r w:rsidR="002F741A" w:rsidRPr="0016378B">
        <w:rPr>
          <w:rStyle w:val="normaltextrun"/>
          <w:color w:val="000000"/>
          <w:shd w:val="clear" w:color="auto" w:fill="FFFFFF"/>
        </w:rPr>
        <w:t>process</w:t>
      </w:r>
      <w:bookmarkEnd w:id="46"/>
      <w:r w:rsidR="002F741A" w:rsidRPr="0016378B">
        <w:rPr>
          <w:rStyle w:val="normaltextrun"/>
          <w:color w:val="000000"/>
          <w:shd w:val="clear" w:color="auto" w:fill="FFFFFF"/>
        </w:rPr>
        <w:t xml:space="preserve"> and display the statistics</w:t>
      </w:r>
      <w:r w:rsidRPr="0016378B">
        <w:rPr>
          <w:rStyle w:val="normaltextrun"/>
          <w:color w:val="000000"/>
          <w:shd w:val="clear" w:color="auto" w:fill="FFFFFF"/>
        </w:rPr>
        <w:t>.</w:t>
      </w:r>
    </w:p>
    <w:p w14:paraId="581BC598" w14:textId="77777777" w:rsidR="00FA0140" w:rsidRDefault="00777544" w:rsidP="00F87FF8">
      <w:pPr>
        <w:pStyle w:val="paragraph"/>
        <w:spacing w:before="0" w:beforeAutospacing="0" w:after="0" w:afterAutospacing="0" w:line="276" w:lineRule="auto"/>
        <w:ind w:left="142"/>
        <w:textAlignment w:val="baseline"/>
        <w:rPr>
          <w:rStyle w:val="normaltextrun"/>
          <w:color w:val="000000"/>
          <w:shd w:val="clear" w:color="auto" w:fill="FFFFFF"/>
        </w:rPr>
      </w:pPr>
      <w:r w:rsidRPr="0016378B">
        <w:rPr>
          <w:rStyle w:val="normaltextrun"/>
          <w:color w:val="000000"/>
          <w:shd w:val="clear" w:color="auto" w:fill="FFFFFF"/>
        </w:rPr>
        <w:t>I</w:t>
      </w:r>
      <w:r w:rsidR="002F741A" w:rsidRPr="0016378B">
        <w:rPr>
          <w:rStyle w:val="normaltextrun"/>
          <w:color w:val="000000"/>
          <w:shd w:val="clear" w:color="auto" w:fill="FFFFFF"/>
        </w:rPr>
        <w:t xml:space="preserve">f user selects option1 then it will add a process and inside that firstly the </w:t>
      </w:r>
      <w:proofErr w:type="spellStart"/>
      <w:r w:rsidR="002F741A" w:rsidRPr="0016378B">
        <w:rPr>
          <w:rStyle w:val="normaltextrun"/>
          <w:color w:val="000000"/>
          <w:shd w:val="clear" w:color="auto" w:fill="FFFFFF"/>
        </w:rPr>
        <w:t>pids</w:t>
      </w:r>
      <w:proofErr w:type="spellEnd"/>
      <w:r w:rsidR="411FC643" w:rsidRPr="0016378B">
        <w:rPr>
          <w:rStyle w:val="normaltextrun"/>
          <w:color w:val="000000"/>
          <w:shd w:val="clear" w:color="auto" w:fill="FFFFFF"/>
        </w:rPr>
        <w:t xml:space="preserve"> </w:t>
      </w:r>
      <w:proofErr w:type="gramStart"/>
      <w:r w:rsidR="002F741A" w:rsidRPr="0016378B">
        <w:rPr>
          <w:rStyle w:val="normaltextrun"/>
          <w:color w:val="000000"/>
          <w:shd w:val="clear" w:color="auto" w:fill="FFFFFF"/>
        </w:rPr>
        <w:t>are</w:t>
      </w:r>
      <w:r w:rsidR="4C4FA94C" w:rsidRPr="0016378B">
        <w:rPr>
          <w:rStyle w:val="normaltextrun"/>
          <w:color w:val="000000"/>
          <w:shd w:val="clear" w:color="auto" w:fill="FFFFFF"/>
        </w:rPr>
        <w:t xml:space="preserve"> </w:t>
      </w:r>
      <w:r w:rsidR="002F741A" w:rsidRPr="0016378B">
        <w:rPr>
          <w:rStyle w:val="normaltextrun"/>
          <w:color w:val="000000"/>
          <w:shd w:val="clear" w:color="auto" w:fill="FFFFFF"/>
        </w:rPr>
        <w:t>been</w:t>
      </w:r>
      <w:proofErr w:type="gramEnd"/>
      <w:r w:rsidR="002F741A" w:rsidRPr="0016378B">
        <w:rPr>
          <w:rStyle w:val="normaltextrun"/>
          <w:color w:val="000000"/>
          <w:shd w:val="clear" w:color="auto" w:fill="FFFFFF"/>
        </w:rPr>
        <w:t xml:space="preserve"> provided by the user to the server. User cannot select any other option until unless he </w:t>
      </w:r>
      <w:bookmarkStart w:id="47" w:name="_Int_p6RqSzag"/>
      <w:proofErr w:type="gramStart"/>
      <w:r w:rsidR="002F741A" w:rsidRPr="0016378B">
        <w:rPr>
          <w:rStyle w:val="normaltextrun"/>
          <w:color w:val="000000"/>
          <w:shd w:val="clear" w:color="auto" w:fill="FFFFFF"/>
        </w:rPr>
        <w:t>enter</w:t>
      </w:r>
      <w:bookmarkEnd w:id="47"/>
      <w:proofErr w:type="gramEnd"/>
      <w:r w:rsidR="002F741A" w:rsidRPr="0016378B">
        <w:rPr>
          <w:rStyle w:val="normaltextrun"/>
          <w:color w:val="000000"/>
          <w:shd w:val="clear" w:color="auto" w:fill="FFFFFF"/>
        </w:rPr>
        <w:t xml:space="preserve"> option 1.</w:t>
      </w:r>
    </w:p>
    <w:p w14:paraId="1F79899E" w14:textId="27348881" w:rsidR="00777544" w:rsidRPr="0016378B" w:rsidRDefault="00FA0140" w:rsidP="00F87FF8">
      <w:pPr>
        <w:pStyle w:val="paragraph"/>
        <w:spacing w:before="0" w:beforeAutospacing="0" w:after="0" w:afterAutospacing="0" w:line="276" w:lineRule="auto"/>
        <w:ind w:left="142"/>
        <w:textAlignment w:val="baseline"/>
        <w:rPr>
          <w:rStyle w:val="normaltextrun"/>
          <w:color w:val="000000"/>
          <w:shd w:val="clear" w:color="auto" w:fill="FFFFFF"/>
        </w:rPr>
      </w:pPr>
      <w:r>
        <w:rPr>
          <w:rStyle w:val="normaltextrun"/>
          <w:color w:val="000000"/>
          <w:shd w:val="clear" w:color="auto" w:fill="FFFFFF"/>
        </w:rPr>
        <w:t>If the user selects option 2 then it will stop the process.</w:t>
      </w:r>
      <w:r w:rsidR="002F741A" w:rsidRPr="0016378B">
        <w:rPr>
          <w:rStyle w:val="normaltextrun"/>
          <w:color w:val="000000"/>
          <w:shd w:val="clear" w:color="auto" w:fill="FFFFFF"/>
        </w:rPr>
        <w:t xml:space="preserve"> </w:t>
      </w:r>
    </w:p>
    <w:p w14:paraId="3F4AC778" w14:textId="1FDC01ED" w:rsidR="002F741A" w:rsidRPr="0016378B" w:rsidRDefault="002F741A" w:rsidP="00F87FF8">
      <w:pPr>
        <w:pStyle w:val="paragraph"/>
        <w:spacing w:before="0" w:beforeAutospacing="0" w:after="0" w:afterAutospacing="0" w:line="276" w:lineRule="auto"/>
        <w:ind w:left="142"/>
        <w:textAlignment w:val="baseline"/>
        <w:rPr>
          <w:rStyle w:val="normaltextrun"/>
          <w:color w:val="000000"/>
          <w:shd w:val="clear" w:color="auto" w:fill="FFFFFF"/>
        </w:rPr>
      </w:pPr>
      <w:r w:rsidRPr="0016378B">
        <w:rPr>
          <w:rStyle w:val="normaltextrun"/>
          <w:color w:val="000000"/>
          <w:shd w:val="clear" w:color="auto" w:fill="FFFFFF"/>
        </w:rPr>
        <w:t xml:space="preserve">If the user selects option </w:t>
      </w:r>
      <w:r w:rsidR="00FA0140">
        <w:rPr>
          <w:rStyle w:val="normaltextrun"/>
          <w:color w:val="000000"/>
          <w:shd w:val="clear" w:color="auto" w:fill="FFFFFF"/>
        </w:rPr>
        <w:t>3</w:t>
      </w:r>
      <w:r w:rsidRPr="0016378B">
        <w:rPr>
          <w:rStyle w:val="normaltextrun"/>
          <w:color w:val="000000"/>
          <w:shd w:val="clear" w:color="auto" w:fill="FFFFFF"/>
        </w:rPr>
        <w:t xml:space="preserve"> then it will </w:t>
      </w:r>
      <w:r w:rsidR="00FA0140">
        <w:rPr>
          <w:rStyle w:val="normaltextrun"/>
          <w:color w:val="000000"/>
          <w:shd w:val="clear" w:color="auto" w:fill="FFFFFF"/>
        </w:rPr>
        <w:t>resume</w:t>
      </w:r>
      <w:r w:rsidRPr="0016378B">
        <w:rPr>
          <w:rStyle w:val="normaltextrun"/>
          <w:color w:val="000000"/>
          <w:shd w:val="clear" w:color="auto" w:fill="FFFFFF"/>
        </w:rPr>
        <w:t xml:space="preserve"> the process and the stopped process will start working after choosing this option.</w:t>
      </w:r>
    </w:p>
    <w:p w14:paraId="780B73E9" w14:textId="433121A2" w:rsidR="002F741A" w:rsidRPr="0016378B" w:rsidRDefault="002F741A" w:rsidP="00F87FF8">
      <w:pPr>
        <w:pStyle w:val="paragraph"/>
        <w:spacing w:before="0" w:beforeAutospacing="0" w:after="0" w:afterAutospacing="0" w:line="276" w:lineRule="auto"/>
        <w:ind w:left="142"/>
        <w:textAlignment w:val="baseline"/>
        <w:rPr>
          <w:rStyle w:val="normaltextrun"/>
          <w:color w:val="000000"/>
          <w:shd w:val="clear" w:color="auto" w:fill="FFFFFF"/>
        </w:rPr>
      </w:pPr>
      <w:r w:rsidRPr="0016378B">
        <w:rPr>
          <w:rStyle w:val="normaltextrun"/>
          <w:color w:val="000000"/>
          <w:shd w:val="clear" w:color="auto" w:fill="FFFFFF"/>
        </w:rPr>
        <w:t xml:space="preserve">If the user selects option </w:t>
      </w:r>
      <w:r w:rsidR="00FA0140">
        <w:rPr>
          <w:rStyle w:val="normaltextrun"/>
          <w:color w:val="000000"/>
          <w:shd w:val="clear" w:color="auto" w:fill="FFFFFF"/>
        </w:rPr>
        <w:t>4</w:t>
      </w:r>
      <w:r w:rsidRPr="0016378B">
        <w:rPr>
          <w:rStyle w:val="normaltextrun"/>
          <w:color w:val="000000"/>
          <w:shd w:val="clear" w:color="auto" w:fill="FFFFFF"/>
        </w:rPr>
        <w:t xml:space="preserve"> then it will kill the process and automatically the process is </w:t>
      </w:r>
      <w:r w:rsidR="00FA0140" w:rsidRPr="0016378B">
        <w:rPr>
          <w:rStyle w:val="normaltextrun"/>
          <w:color w:val="000000"/>
          <w:shd w:val="clear" w:color="auto" w:fill="FFFFFF"/>
        </w:rPr>
        <w:t>terminated,</w:t>
      </w:r>
      <w:r w:rsidRPr="0016378B">
        <w:rPr>
          <w:rStyle w:val="normaltextrun"/>
          <w:color w:val="000000"/>
          <w:shd w:val="clear" w:color="auto" w:fill="FFFFFF"/>
        </w:rPr>
        <w:t xml:space="preserve"> and the program stops.</w:t>
      </w:r>
    </w:p>
    <w:p w14:paraId="6A6AB750" w14:textId="7D87016B" w:rsidR="002F741A" w:rsidRPr="0016378B" w:rsidRDefault="002F741A" w:rsidP="00F87FF8">
      <w:pPr>
        <w:pStyle w:val="paragraph"/>
        <w:spacing w:before="0" w:beforeAutospacing="0" w:after="0" w:afterAutospacing="0" w:line="276" w:lineRule="auto"/>
        <w:ind w:left="142"/>
        <w:textAlignment w:val="baseline"/>
        <w:rPr>
          <w:rStyle w:val="normaltextrun"/>
          <w:color w:val="000000"/>
          <w:shd w:val="clear" w:color="auto" w:fill="FFFFFF"/>
        </w:rPr>
      </w:pPr>
      <w:r w:rsidRPr="0016378B">
        <w:rPr>
          <w:rStyle w:val="normaltextrun"/>
          <w:color w:val="000000"/>
          <w:shd w:val="clear" w:color="auto" w:fill="FFFFFF"/>
        </w:rPr>
        <w:t xml:space="preserve">If the user selects option </w:t>
      </w:r>
      <w:r w:rsidR="00FA0140">
        <w:rPr>
          <w:rStyle w:val="normaltextrun"/>
          <w:color w:val="000000"/>
          <w:shd w:val="clear" w:color="auto" w:fill="FFFFFF"/>
        </w:rPr>
        <w:t xml:space="preserve">5 </w:t>
      </w:r>
      <w:r w:rsidRPr="0016378B">
        <w:rPr>
          <w:rStyle w:val="normaltextrun"/>
          <w:color w:val="000000"/>
          <w:shd w:val="clear" w:color="auto" w:fill="FFFFFF"/>
        </w:rPr>
        <w:t xml:space="preserve">then it will display all the </w:t>
      </w:r>
      <w:bookmarkStart w:id="48" w:name="_Int_xWBHh3zj"/>
      <w:r w:rsidR="207238DC" w:rsidRPr="0016378B">
        <w:rPr>
          <w:rStyle w:val="normaltextrun"/>
          <w:color w:val="000000"/>
          <w:shd w:val="clear" w:color="auto" w:fill="FFFFFF"/>
        </w:rPr>
        <w:t>statistical</w:t>
      </w:r>
      <w:bookmarkEnd w:id="48"/>
      <w:r w:rsidRPr="0016378B">
        <w:rPr>
          <w:rStyle w:val="normaltextrun"/>
          <w:color w:val="000000"/>
          <w:shd w:val="clear" w:color="auto" w:fill="FFFFFF"/>
        </w:rPr>
        <w:t xml:space="preserve"> information such as </w:t>
      </w:r>
      <w:proofErr w:type="spellStart"/>
      <w:r w:rsidRPr="0016378B">
        <w:rPr>
          <w:rStyle w:val="normaltextrun"/>
          <w:color w:val="000000"/>
          <w:shd w:val="clear" w:color="auto" w:fill="FFFFFF"/>
        </w:rPr>
        <w:t>cpu</w:t>
      </w:r>
      <w:proofErr w:type="spellEnd"/>
      <w:r w:rsidRPr="0016378B">
        <w:rPr>
          <w:rStyle w:val="normaltextrun"/>
          <w:color w:val="000000"/>
          <w:shd w:val="clear" w:color="auto" w:fill="FFFFFF"/>
        </w:rPr>
        <w:t xml:space="preserve"> usage and </w:t>
      </w:r>
      <w:bookmarkStart w:id="49" w:name="_Int_1YwxTfmm"/>
      <w:r w:rsidRPr="0016378B">
        <w:rPr>
          <w:rStyle w:val="normaltextrun"/>
          <w:color w:val="000000"/>
          <w:shd w:val="clear" w:color="auto" w:fill="FFFFFF"/>
        </w:rPr>
        <w:t>current status</w:t>
      </w:r>
      <w:bookmarkEnd w:id="49"/>
      <w:r w:rsidRPr="0016378B">
        <w:rPr>
          <w:rStyle w:val="normaltextrun"/>
          <w:color w:val="000000"/>
          <w:shd w:val="clear" w:color="auto" w:fill="FFFFFF"/>
        </w:rPr>
        <w:t xml:space="preserve"> of program whether the program is running or not.</w:t>
      </w:r>
    </w:p>
    <w:p w14:paraId="1B077A11" w14:textId="26CFDFE2" w:rsidR="002F741A" w:rsidRDefault="002F741A" w:rsidP="00F87FF8">
      <w:pPr>
        <w:pStyle w:val="paragraph"/>
        <w:spacing w:before="0" w:beforeAutospacing="0" w:after="0" w:afterAutospacing="0" w:line="276" w:lineRule="auto"/>
        <w:ind w:left="142"/>
        <w:textAlignment w:val="baseline"/>
        <w:rPr>
          <w:rStyle w:val="normaltextrun"/>
          <w:color w:val="000000"/>
          <w:shd w:val="clear" w:color="auto" w:fill="FFFFFF"/>
        </w:rPr>
      </w:pPr>
      <w:r w:rsidRPr="0016378B">
        <w:rPr>
          <w:rStyle w:val="normaltextrun"/>
          <w:color w:val="000000"/>
          <w:shd w:val="clear" w:color="auto" w:fill="FFFFFF"/>
        </w:rPr>
        <w:t xml:space="preserve">If the user selects option </w:t>
      </w:r>
      <w:r w:rsidR="00FA0140">
        <w:rPr>
          <w:rStyle w:val="normaltextrun"/>
          <w:color w:val="000000"/>
          <w:shd w:val="clear" w:color="auto" w:fill="FFFFFF"/>
        </w:rPr>
        <w:t>6</w:t>
      </w:r>
      <w:r w:rsidRPr="0016378B">
        <w:rPr>
          <w:rStyle w:val="normaltextrun"/>
          <w:color w:val="000000"/>
          <w:shd w:val="clear" w:color="auto" w:fill="FFFFFF"/>
        </w:rPr>
        <w:t xml:space="preserve"> then it will </w:t>
      </w:r>
      <w:r w:rsidR="00FA0140">
        <w:rPr>
          <w:rStyle w:val="normaltextrun"/>
          <w:color w:val="000000"/>
          <w:shd w:val="clear" w:color="auto" w:fill="FFFFFF"/>
        </w:rPr>
        <w:t>delete</w:t>
      </w:r>
      <w:r w:rsidRPr="0016378B">
        <w:rPr>
          <w:rStyle w:val="normaltextrun"/>
          <w:color w:val="000000"/>
          <w:shd w:val="clear" w:color="auto" w:fill="FFFFFF"/>
        </w:rPr>
        <w:t xml:space="preserve"> the process</w:t>
      </w:r>
      <w:r w:rsidR="00FA0140">
        <w:rPr>
          <w:rStyle w:val="normaltextrun"/>
          <w:color w:val="000000"/>
          <w:shd w:val="clear" w:color="auto" w:fill="FFFFFF"/>
        </w:rPr>
        <w:t xml:space="preserve"> from PM list.</w:t>
      </w:r>
      <w:r w:rsidRPr="0016378B">
        <w:rPr>
          <w:rStyle w:val="normaltextrun"/>
          <w:color w:val="000000"/>
          <w:shd w:val="clear" w:color="auto" w:fill="FFFFFF"/>
        </w:rPr>
        <w:t xml:space="preserve"> </w:t>
      </w:r>
    </w:p>
    <w:p w14:paraId="3CFC3271" w14:textId="77777777" w:rsidR="002F741A" w:rsidRPr="0016378B" w:rsidRDefault="002F741A" w:rsidP="00EE1630">
      <w:pPr>
        <w:pStyle w:val="paragraph"/>
        <w:spacing w:before="0" w:beforeAutospacing="0" w:after="0" w:afterAutospacing="0" w:line="276" w:lineRule="auto"/>
        <w:textAlignment w:val="baseline"/>
        <w:rPr>
          <w:rStyle w:val="normaltextrun"/>
          <w:color w:val="000000"/>
          <w:shd w:val="clear" w:color="auto" w:fill="FFFFFF"/>
        </w:rPr>
      </w:pPr>
    </w:p>
    <w:p w14:paraId="1CC063E1" w14:textId="5193EA78" w:rsidR="009D4FE0" w:rsidRPr="0016378B" w:rsidRDefault="009D4FE0" w:rsidP="005526E8">
      <w:pPr>
        <w:pStyle w:val="Heading3"/>
      </w:pPr>
      <w:bookmarkStart w:id="50" w:name="_Toc368912261"/>
      <w:r w:rsidRPr="0016378B">
        <w:t>Recommended Architecture</w:t>
      </w:r>
      <w:bookmarkEnd w:id="45"/>
      <w:bookmarkEnd w:id="50"/>
    </w:p>
    <w:p w14:paraId="07D68436" w14:textId="4EE92B0A" w:rsidR="006F58CD" w:rsidRDefault="00D72DD3" w:rsidP="00F87FF8">
      <w:pPr>
        <w:pStyle w:val="paragraph"/>
        <w:spacing w:before="0" w:beforeAutospacing="0" w:after="0" w:afterAutospacing="0"/>
        <w:ind w:left="142" w:firstLine="709"/>
        <w:jc w:val="both"/>
        <w:textAlignment w:val="baseline"/>
        <w:rPr>
          <w:rStyle w:val="normaltextrun"/>
        </w:rPr>
      </w:pPr>
      <w:proofErr w:type="gramStart"/>
      <w:r>
        <w:rPr>
          <w:rStyle w:val="normaltextrun"/>
        </w:rPr>
        <w:t>DFD,</w:t>
      </w:r>
      <w:r w:rsidR="006F58CD">
        <w:rPr>
          <w:rStyle w:val="normaltextrun"/>
        </w:rPr>
        <w:t>UML</w:t>
      </w:r>
      <w:proofErr w:type="gramEnd"/>
      <w:r w:rsidR="006F58CD">
        <w:rPr>
          <w:rStyle w:val="normaltextrun"/>
        </w:rPr>
        <w:t xml:space="preserve"> Architecture</w:t>
      </w:r>
      <w:r w:rsidR="009D46F5">
        <w:rPr>
          <w:rStyle w:val="normaltextrun"/>
        </w:rPr>
        <w:t>.</w:t>
      </w:r>
      <w:r w:rsidR="006F58CD">
        <w:rPr>
          <w:rStyle w:val="normaltextrun"/>
          <w:color w:val="202124"/>
          <w:shd w:val="clear" w:color="auto" w:fill="FFFFFF"/>
        </w:rPr>
        <w:t xml:space="preserve"> </w:t>
      </w:r>
      <w:r w:rsidR="006F58CD">
        <w:rPr>
          <w:rStyle w:val="normaltextrun"/>
        </w:rPr>
        <w:t>Any real-world system is used by different users. The users can be developers, testers, businesspeople, analysts, and many more. Hence, before designing a system, the architecture is made with different perspectives in mind. The most important part is to visualize the system from the perspective of different viewers. The better we understand the better we can build the system.</w:t>
      </w:r>
    </w:p>
    <w:p w14:paraId="207342B8" w14:textId="2CD319E7" w:rsidR="005A6CC0" w:rsidRPr="0016378B" w:rsidRDefault="005A6CC0" w:rsidP="00EE1630">
      <w:pPr>
        <w:pStyle w:val="BodyText"/>
        <w:spacing w:line="276" w:lineRule="auto"/>
        <w:ind w:left="709"/>
      </w:pPr>
    </w:p>
    <w:p w14:paraId="07009E9D" w14:textId="4F3EC381" w:rsidR="00B1405F" w:rsidRPr="0016378B" w:rsidRDefault="009D4FE0" w:rsidP="00F87FF8">
      <w:pPr>
        <w:pStyle w:val="Heading2"/>
        <w:spacing w:line="276" w:lineRule="auto"/>
        <w:ind w:left="0"/>
        <w:rPr>
          <w:rFonts w:ascii="Times New Roman" w:hAnsi="Times New Roman" w:cs="Times New Roman"/>
          <w:sz w:val="28"/>
          <w:szCs w:val="32"/>
        </w:rPr>
      </w:pPr>
      <w:bookmarkStart w:id="51" w:name="_Toc207768255"/>
      <w:bookmarkStart w:id="52" w:name="_Toc368912262"/>
      <w:r w:rsidRPr="0016378B">
        <w:rPr>
          <w:rFonts w:ascii="Times New Roman" w:hAnsi="Times New Roman" w:cs="Times New Roman"/>
          <w:sz w:val="28"/>
          <w:szCs w:val="32"/>
        </w:rPr>
        <w:t>Architectural Strategies</w:t>
      </w:r>
      <w:bookmarkStart w:id="53" w:name="_Toc207768256"/>
      <w:bookmarkEnd w:id="51"/>
      <w:bookmarkEnd w:id="52"/>
    </w:p>
    <w:p w14:paraId="784F55AC" w14:textId="77777777" w:rsidR="005526E8" w:rsidRDefault="005526E8" w:rsidP="00F87FF8">
      <w:pPr>
        <w:pStyle w:val="InfoBlue"/>
        <w:spacing w:line="276" w:lineRule="auto"/>
        <w:ind w:left="142" w:firstLine="709"/>
        <w:jc w:val="both"/>
        <w:rPr>
          <w:i w:val="0"/>
          <w:iCs/>
          <w:color w:val="auto"/>
          <w:sz w:val="24"/>
          <w:szCs w:val="24"/>
        </w:rPr>
      </w:pPr>
    </w:p>
    <w:p w14:paraId="370AEF0D" w14:textId="4C15B862" w:rsidR="00D72DD3" w:rsidRDefault="00D72DD3" w:rsidP="00F87FF8">
      <w:pPr>
        <w:pStyle w:val="InfoBlue"/>
        <w:spacing w:line="276" w:lineRule="auto"/>
        <w:ind w:left="142" w:firstLine="709"/>
        <w:jc w:val="both"/>
        <w:rPr>
          <w:rFonts w:ascii="Arial" w:hAnsi="Arial" w:cs="Arial"/>
          <w:i w:val="0"/>
          <w:iCs/>
          <w:color w:val="auto"/>
        </w:rPr>
      </w:pPr>
      <w:r w:rsidRPr="009D46F5">
        <w:rPr>
          <w:i w:val="0"/>
          <w:iCs/>
          <w:color w:val="auto"/>
          <w:sz w:val="24"/>
          <w:szCs w:val="24"/>
        </w:rPr>
        <w:t>DFD-0, DFD-1, ER diagram, flow diagram and class diagram can be considered as main architectural strategies</w:t>
      </w:r>
      <w:r>
        <w:rPr>
          <w:rFonts w:ascii="Arial" w:hAnsi="Arial" w:cs="Arial"/>
          <w:i w:val="0"/>
          <w:iCs/>
          <w:color w:val="auto"/>
        </w:rPr>
        <w:t>.</w:t>
      </w:r>
    </w:p>
    <w:p w14:paraId="39818809" w14:textId="31D64976" w:rsidR="00D72DD3" w:rsidRPr="009D46F5" w:rsidRDefault="00D72DD3" w:rsidP="00F87FF8">
      <w:pPr>
        <w:pStyle w:val="BodyText"/>
        <w:numPr>
          <w:ilvl w:val="0"/>
          <w:numId w:val="36"/>
        </w:numPr>
        <w:spacing w:line="276" w:lineRule="auto"/>
        <w:ind w:left="851"/>
        <w:jc w:val="both"/>
        <w:rPr>
          <w:sz w:val="24"/>
          <w:szCs w:val="24"/>
        </w:rPr>
      </w:pPr>
      <w:r w:rsidRPr="009D46F5">
        <w:rPr>
          <w:b/>
          <w:bCs/>
          <w:sz w:val="24"/>
          <w:szCs w:val="24"/>
        </w:rPr>
        <w:t xml:space="preserve">DFD-0: </w:t>
      </w:r>
      <w:r w:rsidRPr="009D46F5">
        <w:rPr>
          <w:sz w:val="24"/>
          <w:szCs w:val="24"/>
        </w:rPr>
        <w:t>It gives information of the top-level flow of an application. In this case, it describes general flow of work done in the PM</w:t>
      </w:r>
    </w:p>
    <w:p w14:paraId="727379BE" w14:textId="74CAF23E" w:rsidR="00D72DD3" w:rsidRPr="009D46F5" w:rsidRDefault="00D72DD3" w:rsidP="00F87FF8">
      <w:pPr>
        <w:pStyle w:val="BodyText"/>
        <w:numPr>
          <w:ilvl w:val="0"/>
          <w:numId w:val="36"/>
        </w:numPr>
        <w:spacing w:line="276" w:lineRule="auto"/>
        <w:ind w:left="851"/>
        <w:jc w:val="both"/>
        <w:rPr>
          <w:sz w:val="24"/>
          <w:szCs w:val="24"/>
        </w:rPr>
      </w:pPr>
      <w:r w:rsidRPr="009D46F5">
        <w:rPr>
          <w:b/>
          <w:bCs/>
          <w:sz w:val="24"/>
          <w:szCs w:val="24"/>
        </w:rPr>
        <w:lastRenderedPageBreak/>
        <w:t xml:space="preserve">DFD-1: </w:t>
      </w:r>
      <w:r w:rsidRPr="009D46F5">
        <w:rPr>
          <w:sz w:val="24"/>
          <w:szCs w:val="24"/>
        </w:rPr>
        <w:t>It gives information on the next level flow of the application. In this case, it gives information on flow of work in PM, how can a client connect to server and perform operations.</w:t>
      </w:r>
    </w:p>
    <w:p w14:paraId="53125965" w14:textId="77777777" w:rsidR="00D72DD3" w:rsidRPr="009D46F5" w:rsidRDefault="00D72DD3" w:rsidP="005526E8">
      <w:pPr>
        <w:pStyle w:val="BodyText"/>
        <w:numPr>
          <w:ilvl w:val="0"/>
          <w:numId w:val="36"/>
        </w:numPr>
        <w:spacing w:line="276" w:lineRule="auto"/>
        <w:ind w:left="851" w:hanging="306"/>
        <w:jc w:val="both"/>
        <w:rPr>
          <w:sz w:val="24"/>
          <w:szCs w:val="24"/>
        </w:rPr>
      </w:pPr>
      <w:r w:rsidRPr="009D46F5">
        <w:rPr>
          <w:b/>
          <w:bCs/>
          <w:sz w:val="24"/>
          <w:szCs w:val="24"/>
        </w:rPr>
        <w:t>Class Diagram:</w:t>
      </w:r>
      <w:r w:rsidRPr="009D46F5">
        <w:rPr>
          <w:sz w:val="24"/>
          <w:szCs w:val="24"/>
        </w:rPr>
        <w:t xml:space="preserve"> It gives an overall description of various classes involved in the development phase of the project.</w:t>
      </w:r>
    </w:p>
    <w:p w14:paraId="0D84D08F" w14:textId="1B86DA51" w:rsidR="005A6CC0" w:rsidRPr="0016378B" w:rsidRDefault="005A6CC0" w:rsidP="00EE1630">
      <w:pPr>
        <w:pStyle w:val="BodyText"/>
        <w:spacing w:line="276" w:lineRule="auto"/>
        <w:ind w:left="709"/>
      </w:pPr>
      <w:r w:rsidRPr="0016378B">
        <w:t>.</w:t>
      </w:r>
    </w:p>
    <w:p w14:paraId="3DD1B498" w14:textId="77777777" w:rsidR="00AD0765" w:rsidRPr="0016378B" w:rsidRDefault="009D4FE0" w:rsidP="005526E8">
      <w:pPr>
        <w:pStyle w:val="Heading3"/>
      </w:pPr>
      <w:bookmarkStart w:id="54" w:name="_Toc368912263"/>
      <w:r w:rsidRPr="0016378B">
        <w:t>Design Alternative</w:t>
      </w:r>
      <w:bookmarkStart w:id="55" w:name="_Toc207768258"/>
      <w:bookmarkEnd w:id="53"/>
      <w:bookmarkEnd w:id="54"/>
    </w:p>
    <w:p w14:paraId="7B14E3AB" w14:textId="1EFDE171" w:rsidR="005A6CC0" w:rsidRPr="0016378B" w:rsidRDefault="005A6CC0" w:rsidP="00EE1630">
      <w:pPr>
        <w:pStyle w:val="BodyText"/>
        <w:spacing w:line="276" w:lineRule="auto"/>
        <w:ind w:left="709"/>
      </w:pPr>
      <w:r w:rsidRPr="1048FE17">
        <w:rPr>
          <w:sz w:val="24"/>
          <w:szCs w:val="24"/>
        </w:rPr>
        <w:t xml:space="preserve">Designed sequence diagram and use case diagram as design paradigm but as an alternative selected class diagram to </w:t>
      </w:r>
      <w:bookmarkStart w:id="56" w:name="_Int_aG9HWf1K"/>
      <w:r w:rsidRPr="1048FE17">
        <w:rPr>
          <w:sz w:val="24"/>
          <w:szCs w:val="24"/>
        </w:rPr>
        <w:t>visualize</w:t>
      </w:r>
      <w:bookmarkEnd w:id="56"/>
      <w:r w:rsidRPr="1048FE17">
        <w:rPr>
          <w:sz w:val="24"/>
          <w:szCs w:val="24"/>
        </w:rPr>
        <w:t xml:space="preserve"> more data </w:t>
      </w:r>
      <w:bookmarkStart w:id="57" w:name="_Int_W4Bl9d51"/>
      <w:r w:rsidR="0490296A" w:rsidRPr="1048FE17">
        <w:rPr>
          <w:sz w:val="24"/>
          <w:szCs w:val="24"/>
        </w:rPr>
        <w:t>that have</w:t>
      </w:r>
      <w:bookmarkEnd w:id="57"/>
      <w:r w:rsidRPr="1048FE17">
        <w:rPr>
          <w:sz w:val="24"/>
          <w:szCs w:val="24"/>
        </w:rPr>
        <w:t xml:space="preserve"> used in application</w:t>
      </w:r>
      <w:r>
        <w:t>.</w:t>
      </w:r>
    </w:p>
    <w:p w14:paraId="6560256D" w14:textId="77777777" w:rsidR="00AD0765" w:rsidRPr="0016378B" w:rsidRDefault="009D4FE0" w:rsidP="005526E8">
      <w:pPr>
        <w:pStyle w:val="Heading3"/>
      </w:pPr>
      <w:bookmarkStart w:id="58" w:name="_Toc368912264"/>
      <w:r w:rsidRPr="0016378B">
        <w:t>Reuse of Existing Common Services/Utilities</w:t>
      </w:r>
      <w:bookmarkStart w:id="59" w:name="_Toc207768259"/>
      <w:bookmarkEnd w:id="55"/>
      <w:bookmarkEnd w:id="58"/>
    </w:p>
    <w:p w14:paraId="254D764C" w14:textId="4E370A2E" w:rsidR="005A6CC0" w:rsidRPr="0016378B" w:rsidRDefault="005A6CC0" w:rsidP="00EE1630">
      <w:pPr>
        <w:pStyle w:val="BodyText"/>
        <w:spacing w:line="276" w:lineRule="auto"/>
        <w:ind w:left="709"/>
      </w:pPr>
      <w:r w:rsidRPr="1048FE17">
        <w:rPr>
          <w:sz w:val="24"/>
          <w:szCs w:val="24"/>
        </w:rPr>
        <w:t xml:space="preserve">Design and development </w:t>
      </w:r>
      <w:bookmarkStart w:id="60" w:name="_Int_2nHbvsBJ"/>
      <w:proofErr w:type="gramStart"/>
      <w:r w:rsidRPr="1048FE17">
        <w:rPr>
          <w:sz w:val="24"/>
          <w:szCs w:val="24"/>
        </w:rPr>
        <w:t>is</w:t>
      </w:r>
      <w:bookmarkEnd w:id="60"/>
      <w:proofErr w:type="gramEnd"/>
      <w:r w:rsidRPr="1048FE17">
        <w:rPr>
          <w:sz w:val="24"/>
          <w:szCs w:val="24"/>
        </w:rPr>
        <w:t xml:space="preserve"> done from scratch using existing </w:t>
      </w:r>
      <w:bookmarkStart w:id="61" w:name="_Int_9jR40Aym"/>
      <w:r w:rsidRPr="1048FE17">
        <w:rPr>
          <w:sz w:val="24"/>
          <w:szCs w:val="24"/>
        </w:rPr>
        <w:t>sources star</w:t>
      </w:r>
      <w:bookmarkEnd w:id="61"/>
      <w:r w:rsidRPr="1048FE17">
        <w:rPr>
          <w:sz w:val="24"/>
          <w:szCs w:val="24"/>
        </w:rPr>
        <w:t xml:space="preserve"> UML for design and VI for development</w:t>
      </w:r>
      <w:r>
        <w:t xml:space="preserve">. </w:t>
      </w:r>
    </w:p>
    <w:p w14:paraId="7A4E8589" w14:textId="77777777" w:rsidR="00AD0765" w:rsidRPr="0016378B" w:rsidRDefault="009D4FE0" w:rsidP="005526E8">
      <w:pPr>
        <w:pStyle w:val="Heading3"/>
      </w:pPr>
      <w:bookmarkStart w:id="62" w:name="_Toc368912265"/>
      <w:r w:rsidRPr="0016378B">
        <w:t>Creation of New Common Services/Utilities</w:t>
      </w:r>
      <w:bookmarkStart w:id="63" w:name="_Toc207768260"/>
      <w:bookmarkEnd w:id="59"/>
      <w:bookmarkEnd w:id="62"/>
    </w:p>
    <w:p w14:paraId="07D1F668" w14:textId="1B7ABFC3" w:rsidR="005A6CC0" w:rsidRPr="0016378B" w:rsidRDefault="005A6CC0" w:rsidP="00EE1630">
      <w:pPr>
        <w:pStyle w:val="BodyText"/>
        <w:spacing w:line="276" w:lineRule="auto"/>
        <w:ind w:left="709"/>
        <w:rPr>
          <w:sz w:val="24"/>
          <w:szCs w:val="24"/>
        </w:rPr>
      </w:pPr>
      <w:r w:rsidRPr="0016378B">
        <w:rPr>
          <w:sz w:val="24"/>
          <w:szCs w:val="24"/>
        </w:rPr>
        <w:t xml:space="preserve">Used existing </w:t>
      </w:r>
      <w:bookmarkStart w:id="64" w:name="_Int_JsX4Ps4p"/>
      <w:r w:rsidRPr="0016378B">
        <w:rPr>
          <w:sz w:val="24"/>
          <w:szCs w:val="24"/>
        </w:rPr>
        <w:t>resources</w:t>
      </w:r>
      <w:bookmarkEnd w:id="64"/>
      <w:r w:rsidRPr="0016378B">
        <w:rPr>
          <w:sz w:val="24"/>
          <w:szCs w:val="24"/>
        </w:rPr>
        <w:t xml:space="preserve"> </w:t>
      </w:r>
      <w:bookmarkStart w:id="65" w:name="_Int_ZV24Npou"/>
      <w:r w:rsidRPr="0016378B">
        <w:rPr>
          <w:sz w:val="24"/>
          <w:szCs w:val="24"/>
        </w:rPr>
        <w:t>to develop</w:t>
      </w:r>
      <w:bookmarkEnd w:id="65"/>
      <w:r w:rsidRPr="0016378B">
        <w:rPr>
          <w:sz w:val="24"/>
          <w:szCs w:val="24"/>
        </w:rPr>
        <w:t xml:space="preserve"> the application specific services</w:t>
      </w:r>
    </w:p>
    <w:p w14:paraId="297E4E96" w14:textId="44D1BCC0" w:rsidR="00AD0765" w:rsidRPr="0016378B" w:rsidRDefault="009D4FE0" w:rsidP="005526E8">
      <w:pPr>
        <w:pStyle w:val="Heading3"/>
      </w:pPr>
      <w:bookmarkStart w:id="66" w:name="_Toc368912266"/>
      <w:r w:rsidRPr="0016378B">
        <w:t>User Interface Paradigms</w:t>
      </w:r>
      <w:bookmarkStart w:id="67" w:name="_Toc207768263"/>
      <w:bookmarkEnd w:id="63"/>
      <w:bookmarkEnd w:id="66"/>
    </w:p>
    <w:p w14:paraId="3D42DEB4" w14:textId="619D9759" w:rsidR="000F364E" w:rsidRPr="0016378B" w:rsidRDefault="000F364E" w:rsidP="00EE1630">
      <w:pPr>
        <w:pStyle w:val="ListParagraph"/>
        <w:numPr>
          <w:ilvl w:val="0"/>
          <w:numId w:val="30"/>
        </w:numPr>
        <w:spacing w:line="276" w:lineRule="auto"/>
        <w:rPr>
          <w:sz w:val="22"/>
          <w:szCs w:val="22"/>
        </w:rPr>
      </w:pPr>
      <w:r w:rsidRPr="0016378B">
        <w:rPr>
          <w:sz w:val="22"/>
          <w:szCs w:val="22"/>
        </w:rPr>
        <w:t>Client</w:t>
      </w:r>
    </w:p>
    <w:p w14:paraId="75C41C54" w14:textId="43FFCB48" w:rsidR="000F364E" w:rsidRPr="0016378B" w:rsidRDefault="000F364E" w:rsidP="00EE1630">
      <w:pPr>
        <w:pStyle w:val="ListParagraph"/>
        <w:numPr>
          <w:ilvl w:val="0"/>
          <w:numId w:val="30"/>
        </w:numPr>
        <w:spacing w:line="276" w:lineRule="auto"/>
        <w:rPr>
          <w:sz w:val="24"/>
          <w:szCs w:val="24"/>
        </w:rPr>
      </w:pPr>
      <w:r w:rsidRPr="0016378B">
        <w:rPr>
          <w:sz w:val="24"/>
          <w:szCs w:val="24"/>
        </w:rPr>
        <w:t>Server</w:t>
      </w:r>
    </w:p>
    <w:p w14:paraId="36A7A469" w14:textId="69435B79" w:rsidR="00AD0765" w:rsidRDefault="009D4FE0" w:rsidP="005526E8">
      <w:pPr>
        <w:pStyle w:val="Heading3"/>
      </w:pPr>
      <w:bookmarkStart w:id="68" w:name="_Toc368912267"/>
      <w:r>
        <w:t>System Interface Paradigms</w:t>
      </w:r>
      <w:bookmarkStart w:id="69" w:name="_Toc207768264"/>
      <w:bookmarkEnd w:id="67"/>
      <w:bookmarkEnd w:id="68"/>
    </w:p>
    <w:p w14:paraId="33FC96BF" w14:textId="77777777" w:rsidR="006F58CD" w:rsidRDefault="006F58CD" w:rsidP="005526E8">
      <w:pPr>
        <w:pStyle w:val="paragraph"/>
        <w:spacing w:before="0" w:beforeAutospacing="0" w:after="0" w:afterAutospacing="0" w:line="276" w:lineRule="auto"/>
        <w:ind w:firstLine="720"/>
        <w:jc w:val="both"/>
        <w:textAlignment w:val="baseline"/>
        <w:rPr>
          <w:rStyle w:val="eop"/>
          <w:iCs/>
        </w:rPr>
      </w:pPr>
      <w:r>
        <w:rPr>
          <w:rStyle w:val="eop"/>
          <w:iCs/>
        </w:rPr>
        <w:t xml:space="preserve">The system Interface paradigm implemented is a Menu driven interface between user and client. It displays a set of </w:t>
      </w:r>
      <w:proofErr w:type="gramStart"/>
      <w:r>
        <w:rPr>
          <w:rStyle w:val="eop"/>
          <w:iCs/>
        </w:rPr>
        <w:t>menu</w:t>
      </w:r>
      <w:proofErr w:type="gramEnd"/>
      <w:r>
        <w:rPr>
          <w:rStyle w:val="eop"/>
          <w:iCs/>
        </w:rPr>
        <w:t>, which is to be chosen by user and implementing application accordingly.</w:t>
      </w:r>
    </w:p>
    <w:p w14:paraId="58193248" w14:textId="77777777" w:rsidR="006F58CD" w:rsidRPr="006F58CD" w:rsidRDefault="006F58CD" w:rsidP="006F58CD"/>
    <w:p w14:paraId="3CC835D2" w14:textId="18C1C684" w:rsidR="005E7584" w:rsidRDefault="009D4FE0" w:rsidP="005526E8">
      <w:pPr>
        <w:pStyle w:val="Heading3"/>
      </w:pPr>
      <w:bookmarkStart w:id="70" w:name="_Toc368912268"/>
      <w:r>
        <w:t xml:space="preserve">Error Detection </w:t>
      </w:r>
      <w:bookmarkStart w:id="71" w:name="_Toc361156523"/>
      <w:bookmarkStart w:id="72" w:name="_Toc207768265"/>
      <w:bookmarkEnd w:id="69"/>
      <w:r w:rsidR="005E7584">
        <w:t>/ Exceptional Handling</w:t>
      </w:r>
      <w:bookmarkEnd w:id="70"/>
      <w:bookmarkEnd w:id="71"/>
    </w:p>
    <w:p w14:paraId="1B104044" w14:textId="77777777" w:rsidR="006F58CD" w:rsidRDefault="006F58CD" w:rsidP="005526E8">
      <w:pPr>
        <w:pStyle w:val="paragraph"/>
        <w:spacing w:before="0" w:beforeAutospacing="0" w:after="0" w:afterAutospacing="0"/>
        <w:ind w:firstLine="720"/>
        <w:jc w:val="both"/>
        <w:textAlignment w:val="baseline"/>
        <w:rPr>
          <w:rStyle w:val="normaltextrun"/>
          <w:color w:val="000000"/>
          <w:bdr w:val="none" w:sz="0" w:space="0" w:color="auto" w:frame="1"/>
        </w:rPr>
      </w:pPr>
      <w:r>
        <w:rPr>
          <w:rStyle w:val="normaltextrun"/>
          <w:color w:val="000000"/>
          <w:bdr w:val="none" w:sz="0" w:space="0" w:color="auto" w:frame="1"/>
        </w:rPr>
        <w:t xml:space="preserve">Error detection and exception handling is implemented in each case where there is a chance of occurring exceptions. Respective </w:t>
      </w:r>
      <w:proofErr w:type="gramStart"/>
      <w:r>
        <w:rPr>
          <w:rStyle w:val="normaltextrun"/>
          <w:color w:val="000000"/>
          <w:bdr w:val="none" w:sz="0" w:space="0" w:color="auto" w:frame="1"/>
        </w:rPr>
        <w:t>try</w:t>
      </w:r>
      <w:proofErr w:type="gramEnd"/>
      <w:r>
        <w:rPr>
          <w:rStyle w:val="normaltextrun"/>
          <w:color w:val="000000"/>
          <w:bdr w:val="none" w:sz="0" w:space="0" w:color="auto" w:frame="1"/>
        </w:rPr>
        <w:t xml:space="preserve"> catch blocks are implemented which throws exception.</w:t>
      </w:r>
    </w:p>
    <w:p w14:paraId="5CE96D53" w14:textId="514E0C8E" w:rsidR="006F58CD" w:rsidRPr="006F58CD" w:rsidRDefault="006F58CD" w:rsidP="006F58CD"/>
    <w:p w14:paraId="2398946B" w14:textId="77777777" w:rsidR="00AD0765" w:rsidRPr="0016378B" w:rsidRDefault="009D4FE0" w:rsidP="005526E8">
      <w:pPr>
        <w:pStyle w:val="Heading3"/>
      </w:pPr>
      <w:bookmarkStart w:id="73" w:name="_Toc368912269"/>
      <w:r w:rsidRPr="0016378B">
        <w:t>Memory Management</w:t>
      </w:r>
      <w:bookmarkStart w:id="74" w:name="_Toc207768266"/>
      <w:bookmarkEnd w:id="72"/>
      <w:bookmarkEnd w:id="73"/>
    </w:p>
    <w:p w14:paraId="31BA80F9" w14:textId="19B9AA43" w:rsidR="00EA52EF" w:rsidRPr="0016378B" w:rsidRDefault="00EA52EF" w:rsidP="005526E8">
      <w:pPr>
        <w:pStyle w:val="BodyText"/>
        <w:spacing w:line="276" w:lineRule="auto"/>
        <w:ind w:firstLine="567"/>
        <w:rPr>
          <w:sz w:val="24"/>
          <w:szCs w:val="24"/>
        </w:rPr>
      </w:pPr>
      <w:proofErr w:type="spellStart"/>
      <w:r w:rsidRPr="1048FE17">
        <w:rPr>
          <w:sz w:val="24"/>
          <w:szCs w:val="24"/>
        </w:rPr>
        <w:t>Valgrind</w:t>
      </w:r>
      <w:proofErr w:type="spellEnd"/>
      <w:r w:rsidRPr="1048FE17">
        <w:rPr>
          <w:sz w:val="24"/>
          <w:szCs w:val="24"/>
        </w:rPr>
        <w:t xml:space="preserve"> application used to check for memory leaks if any and rectified if any memory leaks </w:t>
      </w:r>
      <w:bookmarkStart w:id="75" w:name="_Int_eUDJNda1"/>
      <w:r w:rsidRPr="1048FE17">
        <w:rPr>
          <w:sz w:val="24"/>
          <w:szCs w:val="24"/>
        </w:rPr>
        <w:t>occur</w:t>
      </w:r>
      <w:bookmarkEnd w:id="75"/>
      <w:r w:rsidRPr="1048FE17">
        <w:rPr>
          <w:sz w:val="24"/>
          <w:szCs w:val="24"/>
        </w:rPr>
        <w:t>.</w:t>
      </w:r>
      <w:r w:rsidR="00DE2CE8" w:rsidRPr="1048FE17">
        <w:rPr>
          <w:sz w:val="24"/>
          <w:szCs w:val="24"/>
        </w:rPr>
        <w:t xml:space="preserve"> </w:t>
      </w:r>
      <w:proofErr w:type="spellStart"/>
      <w:r w:rsidR="000F364E" w:rsidRPr="1048FE17">
        <w:rPr>
          <w:sz w:val="24"/>
          <w:szCs w:val="24"/>
        </w:rPr>
        <w:t>Valgrind</w:t>
      </w:r>
      <w:proofErr w:type="spellEnd"/>
      <w:r w:rsidR="000F364E" w:rsidRPr="1048FE17">
        <w:rPr>
          <w:sz w:val="24"/>
          <w:szCs w:val="24"/>
        </w:rPr>
        <w:t xml:space="preserve"> is a programming tool for memory leak </w:t>
      </w:r>
      <w:bookmarkStart w:id="76" w:name="_Int_dYkfomO4"/>
      <w:r w:rsidR="3739EA9B" w:rsidRPr="1048FE17">
        <w:rPr>
          <w:sz w:val="24"/>
          <w:szCs w:val="24"/>
        </w:rPr>
        <w:t>detection,</w:t>
      </w:r>
      <w:bookmarkEnd w:id="76"/>
      <w:r w:rsidR="000F364E" w:rsidRPr="1048FE17">
        <w:rPr>
          <w:sz w:val="24"/>
          <w:szCs w:val="24"/>
        </w:rPr>
        <w:t xml:space="preserve"> and profiling.</w:t>
      </w:r>
      <w:r w:rsidR="00DE2CE8" w:rsidRPr="1048FE17">
        <w:rPr>
          <w:sz w:val="24"/>
          <w:szCs w:val="24"/>
        </w:rPr>
        <w:t xml:space="preserve"> </w:t>
      </w:r>
      <w:proofErr w:type="spellStart"/>
      <w:r w:rsidR="000F364E" w:rsidRPr="1048FE17">
        <w:rPr>
          <w:sz w:val="24"/>
          <w:szCs w:val="24"/>
        </w:rPr>
        <w:t>Valgrind</w:t>
      </w:r>
      <w:proofErr w:type="spellEnd"/>
      <w:r w:rsidR="000F364E" w:rsidRPr="1048FE17">
        <w:rPr>
          <w:sz w:val="24"/>
          <w:szCs w:val="24"/>
        </w:rPr>
        <w:t xml:space="preserve"> was originally designed to be a free memory debugging tool for </w:t>
      </w:r>
      <w:proofErr w:type="spellStart"/>
      <w:r w:rsidR="000F364E" w:rsidRPr="1048FE17">
        <w:rPr>
          <w:sz w:val="24"/>
          <w:szCs w:val="24"/>
        </w:rPr>
        <w:t>linux</w:t>
      </w:r>
      <w:proofErr w:type="spellEnd"/>
      <w:r w:rsidR="000F364E" w:rsidRPr="1048FE17">
        <w:rPr>
          <w:sz w:val="24"/>
          <w:szCs w:val="24"/>
        </w:rPr>
        <w:t>.</w:t>
      </w:r>
    </w:p>
    <w:p w14:paraId="3F73C61F" w14:textId="77777777" w:rsidR="00AD0765" w:rsidRPr="0016378B" w:rsidRDefault="009D4FE0" w:rsidP="005526E8">
      <w:pPr>
        <w:pStyle w:val="Heading3"/>
      </w:pPr>
      <w:bookmarkStart w:id="77" w:name="_Toc368912270"/>
      <w:r w:rsidRPr="0016378B">
        <w:lastRenderedPageBreak/>
        <w:t>Performance</w:t>
      </w:r>
      <w:bookmarkStart w:id="78" w:name="_Toc207768267"/>
      <w:bookmarkEnd w:id="74"/>
      <w:bookmarkEnd w:id="77"/>
    </w:p>
    <w:p w14:paraId="479791E2" w14:textId="40774996" w:rsidR="00A35491" w:rsidRPr="0016378B" w:rsidRDefault="00EA52EF" w:rsidP="005526E8">
      <w:pPr>
        <w:pStyle w:val="BodyText"/>
        <w:spacing w:line="276" w:lineRule="auto"/>
        <w:ind w:firstLine="720"/>
        <w:rPr>
          <w:sz w:val="24"/>
          <w:szCs w:val="24"/>
        </w:rPr>
      </w:pPr>
      <w:r w:rsidRPr="0016378B">
        <w:rPr>
          <w:sz w:val="24"/>
          <w:szCs w:val="24"/>
        </w:rPr>
        <w:t xml:space="preserve">System </w:t>
      </w:r>
      <w:bookmarkStart w:id="79" w:name="_Int_J8ogxf36"/>
      <w:r w:rsidRPr="0016378B">
        <w:rPr>
          <w:sz w:val="24"/>
          <w:szCs w:val="24"/>
        </w:rPr>
        <w:t xml:space="preserve">performance </w:t>
      </w:r>
      <w:bookmarkStart w:id="80" w:name="_Int_K4gt8T4L"/>
      <w:r w:rsidRPr="0016378B">
        <w:rPr>
          <w:sz w:val="24"/>
          <w:szCs w:val="24"/>
        </w:rPr>
        <w:t>needs</w:t>
      </w:r>
      <w:bookmarkEnd w:id="79"/>
      <w:bookmarkEnd w:id="80"/>
      <w:r w:rsidRPr="0016378B">
        <w:rPr>
          <w:sz w:val="24"/>
          <w:szCs w:val="24"/>
        </w:rPr>
        <w:t xml:space="preserve"> to be accurate while checking for </w:t>
      </w:r>
      <w:bookmarkStart w:id="81" w:name="_Int_45YShcKe"/>
      <w:r w:rsidR="00A35491" w:rsidRPr="0016378B">
        <w:rPr>
          <w:sz w:val="24"/>
          <w:szCs w:val="24"/>
        </w:rPr>
        <w:t xml:space="preserve">the running processes and the performed operations. </w:t>
      </w:r>
      <w:bookmarkEnd w:id="81"/>
    </w:p>
    <w:p w14:paraId="0D745A77" w14:textId="77777777" w:rsidR="00AD0765" w:rsidRPr="0016378B" w:rsidRDefault="009D4FE0" w:rsidP="005526E8">
      <w:pPr>
        <w:pStyle w:val="Heading3"/>
      </w:pPr>
      <w:bookmarkStart w:id="82" w:name="_Toc368912271"/>
      <w:r w:rsidRPr="0016378B">
        <w:t>Security</w:t>
      </w:r>
      <w:bookmarkStart w:id="83" w:name="_Toc207768271"/>
      <w:bookmarkEnd w:id="78"/>
      <w:bookmarkEnd w:id="82"/>
    </w:p>
    <w:p w14:paraId="03A840E2" w14:textId="58836F05" w:rsidR="002724FC" w:rsidRPr="0016378B" w:rsidRDefault="002724FC" w:rsidP="005526E8">
      <w:pPr>
        <w:pStyle w:val="BodyText"/>
        <w:spacing w:line="276" w:lineRule="auto"/>
        <w:ind w:firstLine="720"/>
        <w:rPr>
          <w:sz w:val="24"/>
          <w:szCs w:val="24"/>
        </w:rPr>
      </w:pPr>
      <w:r w:rsidRPr="1048FE17">
        <w:rPr>
          <w:sz w:val="24"/>
          <w:szCs w:val="24"/>
        </w:rPr>
        <w:t xml:space="preserve">The source code is </w:t>
      </w:r>
      <w:r w:rsidR="00E838F2" w:rsidRPr="1048FE17">
        <w:rPr>
          <w:sz w:val="24"/>
          <w:szCs w:val="24"/>
        </w:rPr>
        <w:t xml:space="preserve">designed in that way so that </w:t>
      </w:r>
      <w:r w:rsidR="00A55293" w:rsidRPr="1048FE17">
        <w:rPr>
          <w:sz w:val="24"/>
          <w:szCs w:val="24"/>
        </w:rPr>
        <w:t xml:space="preserve">only 4 </w:t>
      </w:r>
      <w:proofErr w:type="spellStart"/>
      <w:r w:rsidR="00E838F2" w:rsidRPr="1048FE17">
        <w:rPr>
          <w:sz w:val="24"/>
          <w:szCs w:val="24"/>
        </w:rPr>
        <w:t>pid’s</w:t>
      </w:r>
      <w:proofErr w:type="spellEnd"/>
      <w:r w:rsidR="00E838F2" w:rsidRPr="1048FE17">
        <w:rPr>
          <w:sz w:val="24"/>
          <w:szCs w:val="24"/>
        </w:rPr>
        <w:t xml:space="preserve"> are </w:t>
      </w:r>
      <w:r w:rsidR="00A55293" w:rsidRPr="1048FE17">
        <w:rPr>
          <w:sz w:val="24"/>
          <w:szCs w:val="24"/>
        </w:rPr>
        <w:t>given</w:t>
      </w:r>
      <w:r w:rsidR="00E838F2" w:rsidRPr="1048FE17">
        <w:rPr>
          <w:sz w:val="24"/>
          <w:szCs w:val="24"/>
        </w:rPr>
        <w:t xml:space="preserve"> to th</w:t>
      </w:r>
      <w:r w:rsidR="00A55293" w:rsidRPr="1048FE17">
        <w:rPr>
          <w:sz w:val="24"/>
          <w:szCs w:val="24"/>
        </w:rPr>
        <w:t xml:space="preserve">e process manager by the </w:t>
      </w:r>
      <w:r w:rsidR="444BF4E8" w:rsidRPr="1048FE17">
        <w:rPr>
          <w:sz w:val="24"/>
          <w:szCs w:val="24"/>
        </w:rPr>
        <w:t>user.</w:t>
      </w:r>
      <w:r w:rsidR="00E838F2" w:rsidRPr="1048FE17">
        <w:rPr>
          <w:sz w:val="24"/>
          <w:szCs w:val="24"/>
        </w:rPr>
        <w:t xml:space="preserve"> Client cannot use any of the </w:t>
      </w:r>
      <w:r w:rsidR="00A55293" w:rsidRPr="1048FE17">
        <w:rPr>
          <w:sz w:val="24"/>
          <w:szCs w:val="24"/>
        </w:rPr>
        <w:t xml:space="preserve">other </w:t>
      </w:r>
      <w:proofErr w:type="spellStart"/>
      <w:r w:rsidR="00E838F2" w:rsidRPr="1048FE17">
        <w:rPr>
          <w:sz w:val="24"/>
          <w:szCs w:val="24"/>
        </w:rPr>
        <w:t>pid</w:t>
      </w:r>
      <w:r w:rsidR="576A4E9C" w:rsidRPr="1048FE17">
        <w:rPr>
          <w:sz w:val="24"/>
          <w:szCs w:val="24"/>
        </w:rPr>
        <w:t>’</w:t>
      </w:r>
      <w:r w:rsidR="00E838F2" w:rsidRPr="1048FE17">
        <w:rPr>
          <w:sz w:val="24"/>
          <w:szCs w:val="24"/>
        </w:rPr>
        <w:t>s</w:t>
      </w:r>
      <w:proofErr w:type="spellEnd"/>
      <w:r w:rsidR="00A55293" w:rsidRPr="1048FE17">
        <w:rPr>
          <w:sz w:val="24"/>
          <w:szCs w:val="24"/>
        </w:rPr>
        <w:t xml:space="preserve"> which is not present in </w:t>
      </w:r>
      <w:bookmarkStart w:id="84" w:name="_Int_a6y0Plck"/>
      <w:r w:rsidR="00A55293" w:rsidRPr="1048FE17">
        <w:rPr>
          <w:sz w:val="24"/>
          <w:szCs w:val="24"/>
        </w:rPr>
        <w:t>that</w:t>
      </w:r>
      <w:bookmarkEnd w:id="84"/>
      <w:r w:rsidR="00A55293" w:rsidRPr="1048FE17">
        <w:rPr>
          <w:sz w:val="24"/>
          <w:szCs w:val="24"/>
        </w:rPr>
        <w:t xml:space="preserve"> 4 </w:t>
      </w:r>
      <w:bookmarkStart w:id="85" w:name="_Int_KMyw6wTy"/>
      <w:proofErr w:type="spellStart"/>
      <w:r w:rsidR="3C305CCD" w:rsidRPr="1048FE17">
        <w:rPr>
          <w:sz w:val="24"/>
          <w:szCs w:val="24"/>
        </w:rPr>
        <w:t>pids</w:t>
      </w:r>
      <w:bookmarkEnd w:id="85"/>
      <w:proofErr w:type="spellEnd"/>
      <w:r w:rsidR="00E838F2" w:rsidRPr="1048FE17">
        <w:rPr>
          <w:sz w:val="24"/>
          <w:szCs w:val="24"/>
        </w:rPr>
        <w:t xml:space="preserve"> </w:t>
      </w:r>
      <w:bookmarkStart w:id="86" w:name="_Int_ikNqBYnu"/>
      <w:r w:rsidR="00E838F2" w:rsidRPr="1048FE17">
        <w:rPr>
          <w:sz w:val="24"/>
          <w:szCs w:val="24"/>
        </w:rPr>
        <w:t>by</w:t>
      </w:r>
      <w:bookmarkEnd w:id="86"/>
      <w:r w:rsidR="00E838F2" w:rsidRPr="1048FE17">
        <w:rPr>
          <w:sz w:val="24"/>
          <w:szCs w:val="24"/>
        </w:rPr>
        <w:t xml:space="preserve"> </w:t>
      </w:r>
      <w:bookmarkStart w:id="87" w:name="_Int_VRnSjelX"/>
      <w:r w:rsidR="00E838F2" w:rsidRPr="1048FE17">
        <w:rPr>
          <w:sz w:val="24"/>
          <w:szCs w:val="24"/>
        </w:rPr>
        <w:t>its</w:t>
      </w:r>
      <w:bookmarkEnd w:id="87"/>
      <w:r w:rsidR="00E838F2" w:rsidRPr="1048FE17">
        <w:rPr>
          <w:sz w:val="24"/>
          <w:szCs w:val="24"/>
        </w:rPr>
        <w:t xml:space="preserve"> own and even will </w:t>
      </w:r>
      <w:bookmarkStart w:id="88" w:name="_Int_21MNbazP"/>
      <w:proofErr w:type="gramStart"/>
      <w:r w:rsidR="00E838F2" w:rsidRPr="1048FE17">
        <w:rPr>
          <w:sz w:val="24"/>
          <w:szCs w:val="24"/>
        </w:rPr>
        <w:t>not</w:t>
      </w:r>
      <w:bookmarkEnd w:id="88"/>
      <w:proofErr w:type="gramEnd"/>
      <w:r w:rsidR="00E838F2" w:rsidRPr="1048FE17">
        <w:rPr>
          <w:sz w:val="24"/>
          <w:szCs w:val="24"/>
        </w:rPr>
        <w:t xml:space="preserve"> able to do any modifications in the </w:t>
      </w:r>
      <w:proofErr w:type="spellStart"/>
      <w:r w:rsidR="00E838F2" w:rsidRPr="1048FE17">
        <w:rPr>
          <w:sz w:val="24"/>
          <w:szCs w:val="24"/>
        </w:rPr>
        <w:t>pid</w:t>
      </w:r>
      <w:r w:rsidR="7DB0C0B6" w:rsidRPr="1048FE17">
        <w:rPr>
          <w:sz w:val="24"/>
          <w:szCs w:val="24"/>
        </w:rPr>
        <w:t>’</w:t>
      </w:r>
      <w:r w:rsidR="00E838F2" w:rsidRPr="1048FE17">
        <w:rPr>
          <w:sz w:val="24"/>
          <w:szCs w:val="24"/>
        </w:rPr>
        <w:t>s</w:t>
      </w:r>
      <w:proofErr w:type="spellEnd"/>
      <w:r w:rsidR="00E838F2" w:rsidRPr="1048FE17">
        <w:rPr>
          <w:sz w:val="24"/>
          <w:szCs w:val="24"/>
        </w:rPr>
        <w:t>.</w:t>
      </w:r>
    </w:p>
    <w:p w14:paraId="1D949CE4" w14:textId="77777777" w:rsidR="00AD0765" w:rsidRPr="0016378B" w:rsidRDefault="009D4FE0" w:rsidP="005526E8">
      <w:pPr>
        <w:pStyle w:val="Heading3"/>
      </w:pPr>
      <w:bookmarkStart w:id="89" w:name="_Toc368912272"/>
      <w:r w:rsidRPr="0016378B">
        <w:t>Concurrency and Synchronization</w:t>
      </w:r>
      <w:bookmarkStart w:id="90" w:name="_Toc207768272"/>
      <w:bookmarkEnd w:id="83"/>
      <w:bookmarkEnd w:id="89"/>
    </w:p>
    <w:p w14:paraId="739D88F0" w14:textId="6DD4A952" w:rsidR="002724FC" w:rsidRPr="0016378B" w:rsidRDefault="3094648E" w:rsidP="005526E8">
      <w:pPr>
        <w:pStyle w:val="BodyText"/>
        <w:spacing w:line="276" w:lineRule="auto"/>
        <w:ind w:firstLine="720"/>
      </w:pPr>
      <w:bookmarkStart w:id="91" w:name="_Int_knzSTLBq"/>
      <w:r w:rsidRPr="1048FE17">
        <w:rPr>
          <w:sz w:val="24"/>
          <w:szCs w:val="24"/>
        </w:rPr>
        <w:t>Application is designed to work concurrently without interfering with the function of other part of code and simultaneously.</w:t>
      </w:r>
      <w:bookmarkEnd w:id="91"/>
    </w:p>
    <w:p w14:paraId="44CB258F" w14:textId="77777777" w:rsidR="00AD0765" w:rsidRPr="0016378B" w:rsidRDefault="009D4FE0" w:rsidP="005526E8">
      <w:pPr>
        <w:pStyle w:val="Heading3"/>
      </w:pPr>
      <w:bookmarkStart w:id="92" w:name="_Toc368912273"/>
      <w:r w:rsidRPr="0016378B">
        <w:t>Housekeeping and Maintenanc</w:t>
      </w:r>
      <w:bookmarkStart w:id="93" w:name="_Toc207768273"/>
      <w:bookmarkEnd w:id="90"/>
      <w:r w:rsidR="00AD0765" w:rsidRPr="0016378B">
        <w:t>e</w:t>
      </w:r>
      <w:bookmarkEnd w:id="92"/>
    </w:p>
    <w:bookmarkEnd w:id="93"/>
    <w:p w14:paraId="020AE9C5" w14:textId="74257B7F" w:rsidR="002724FC" w:rsidRPr="0016378B" w:rsidRDefault="00DE2CE8" w:rsidP="005526E8">
      <w:pPr>
        <w:pStyle w:val="BodyText"/>
        <w:spacing w:line="276" w:lineRule="auto"/>
        <w:rPr>
          <w:sz w:val="24"/>
          <w:szCs w:val="24"/>
        </w:rPr>
      </w:pPr>
      <w:r w:rsidRPr="0016378B">
        <w:rPr>
          <w:sz w:val="24"/>
          <w:szCs w:val="24"/>
        </w:rPr>
        <w:t xml:space="preserve">   NOT APPLICABLE </w:t>
      </w:r>
    </w:p>
    <w:p w14:paraId="27921CB1" w14:textId="7EBA874B" w:rsidR="00D10D5F" w:rsidRPr="005526E8" w:rsidRDefault="00D10D5F" w:rsidP="005526E8">
      <w:pPr>
        <w:pStyle w:val="Heading1"/>
      </w:pPr>
      <w:bookmarkStart w:id="94" w:name="_Toc207768275"/>
      <w:bookmarkStart w:id="95" w:name="_Toc368912274"/>
      <w:r w:rsidRPr="005526E8">
        <w:t>System Architecture</w:t>
      </w:r>
      <w:bookmarkStart w:id="96" w:name="_Toc207768276"/>
      <w:bookmarkEnd w:id="94"/>
      <w:bookmarkEnd w:id="95"/>
    </w:p>
    <w:p w14:paraId="5C071A7A" w14:textId="63DA6FFD" w:rsidR="001B10F6" w:rsidRPr="0016378B" w:rsidRDefault="001B10F6" w:rsidP="005526E8">
      <w:pPr>
        <w:pStyle w:val="paragraph"/>
        <w:spacing w:before="0" w:beforeAutospacing="0" w:after="0" w:afterAutospacing="0" w:line="276" w:lineRule="auto"/>
        <w:ind w:firstLine="720"/>
        <w:textAlignment w:val="baseline"/>
      </w:pPr>
      <w:bookmarkStart w:id="97" w:name="_Toc368912275"/>
      <w:r>
        <w:t xml:space="preserve">UML design is the shortest form of “Unified Modelling Language”. The purpose of this modelling language is to visualize the design of the system. There </w:t>
      </w:r>
      <w:bookmarkStart w:id="98" w:name="_Int_UVted1vn"/>
      <w:proofErr w:type="gramStart"/>
      <w:r>
        <w:t>are</w:t>
      </w:r>
      <w:bookmarkEnd w:id="98"/>
      <w:proofErr w:type="gramEnd"/>
      <w:r>
        <w:t xml:space="preserve"> </w:t>
      </w:r>
      <w:bookmarkStart w:id="99" w:name="_Int_Rsl88iSH"/>
      <w:r>
        <w:t>total</w:t>
      </w:r>
      <w:bookmarkEnd w:id="99"/>
      <w:r>
        <w:t xml:space="preserve"> 14 types of UML diagram. They are: </w:t>
      </w:r>
    </w:p>
    <w:p w14:paraId="178FA35F" w14:textId="3D3CA86F" w:rsidR="001B10F6" w:rsidRPr="0016378B" w:rsidRDefault="001B10F6" w:rsidP="005526E8">
      <w:pPr>
        <w:pStyle w:val="paragraph"/>
        <w:spacing w:before="0" w:beforeAutospacing="0" w:after="0" w:afterAutospacing="0" w:line="276" w:lineRule="auto"/>
        <w:textAlignment w:val="baseline"/>
      </w:pPr>
      <w:r w:rsidRPr="0016378B">
        <w:t xml:space="preserve">            • Use case diagram </w:t>
      </w:r>
    </w:p>
    <w:p w14:paraId="7C7B404F" w14:textId="297AD5D2" w:rsidR="001B10F6" w:rsidRPr="0016378B" w:rsidRDefault="001B10F6" w:rsidP="005526E8">
      <w:pPr>
        <w:pStyle w:val="paragraph"/>
        <w:spacing w:before="0" w:beforeAutospacing="0" w:after="0" w:afterAutospacing="0" w:line="276" w:lineRule="auto"/>
        <w:textAlignment w:val="baseline"/>
      </w:pPr>
      <w:r w:rsidRPr="0016378B">
        <w:t xml:space="preserve">            • Sequence diagram</w:t>
      </w:r>
    </w:p>
    <w:p w14:paraId="1F5F1DDF" w14:textId="0ACF3CCD" w:rsidR="001B10F6" w:rsidRPr="0016378B" w:rsidRDefault="001B10F6" w:rsidP="005526E8">
      <w:pPr>
        <w:pStyle w:val="paragraph"/>
        <w:spacing w:before="0" w:beforeAutospacing="0" w:after="0" w:afterAutospacing="0" w:line="276" w:lineRule="auto"/>
        <w:textAlignment w:val="baseline"/>
        <w:rPr>
          <w:b/>
          <w:bCs/>
          <w:sz w:val="26"/>
          <w:szCs w:val="26"/>
        </w:rPr>
      </w:pPr>
      <w:r w:rsidRPr="0016378B">
        <w:t xml:space="preserve">            • Class diagram</w:t>
      </w:r>
    </w:p>
    <w:p w14:paraId="12E7E803" w14:textId="13B4CEDF" w:rsidR="00D10D5F" w:rsidRPr="0016378B" w:rsidRDefault="00D10D5F" w:rsidP="005526E8">
      <w:pPr>
        <w:pStyle w:val="Heading1"/>
        <w:numPr>
          <w:ilvl w:val="1"/>
          <w:numId w:val="33"/>
        </w:numPr>
      </w:pPr>
      <w:r w:rsidRPr="0016378B">
        <w:t>System Architecture Diagram. (Not Necessary)</w:t>
      </w:r>
      <w:bookmarkStart w:id="100" w:name="_Toc207768278"/>
      <w:bookmarkEnd w:id="96"/>
      <w:bookmarkEnd w:id="97"/>
    </w:p>
    <w:p w14:paraId="0069E9AB" w14:textId="493172E8" w:rsidR="001B10F6" w:rsidRDefault="001B10F6" w:rsidP="005526E8">
      <w:pPr>
        <w:pStyle w:val="paragraph"/>
        <w:spacing w:before="0" w:beforeAutospacing="0" w:after="0" w:afterAutospacing="0" w:line="276" w:lineRule="auto"/>
        <w:ind w:left="142" w:firstLine="578"/>
        <w:textAlignment w:val="baseline"/>
        <w:rPr>
          <w:rStyle w:val="normaltextrun"/>
        </w:rPr>
      </w:pPr>
      <w:r w:rsidRPr="1048FE17">
        <w:rPr>
          <w:rStyle w:val="eop"/>
        </w:rPr>
        <w:t>We designed use</w:t>
      </w:r>
      <w:r w:rsidR="00305F60" w:rsidRPr="1048FE17">
        <w:rPr>
          <w:rStyle w:val="eop"/>
        </w:rPr>
        <w:t>-</w:t>
      </w:r>
      <w:r w:rsidRPr="1048FE17">
        <w:rPr>
          <w:rStyle w:val="eop"/>
        </w:rPr>
        <w:t>case diagram, sequence diagram, class diagram &amp; level diagrams.</w:t>
      </w:r>
      <w:r>
        <w:t xml:space="preserve"> </w:t>
      </w:r>
      <w:r w:rsidRPr="1048FE17">
        <w:rPr>
          <w:rStyle w:val="normaltextrun"/>
        </w:rPr>
        <w:t xml:space="preserve">In </w:t>
      </w:r>
      <w:bookmarkStart w:id="101" w:name="_Int_uaI4Dz6x"/>
      <w:r w:rsidRPr="1048FE17">
        <w:rPr>
          <w:rStyle w:val="normaltextrun"/>
        </w:rPr>
        <w:t>use</w:t>
      </w:r>
      <w:bookmarkEnd w:id="101"/>
      <w:r w:rsidR="00305F60" w:rsidRPr="1048FE17">
        <w:rPr>
          <w:rStyle w:val="normaltextrun"/>
        </w:rPr>
        <w:t>-</w:t>
      </w:r>
      <w:r w:rsidRPr="1048FE17">
        <w:rPr>
          <w:rStyle w:val="normaltextrun"/>
        </w:rPr>
        <w:t xml:space="preserve">case diagram we have taken actor as a client and all the others such as server, and processes, All the different performed operations are taken as use-case. Here we are considering four </w:t>
      </w:r>
      <w:r w:rsidR="00F719BD" w:rsidRPr="1048FE17">
        <w:rPr>
          <w:rStyle w:val="normaltextrun"/>
        </w:rPr>
        <w:t xml:space="preserve">to five </w:t>
      </w:r>
      <w:r w:rsidRPr="1048FE17">
        <w:rPr>
          <w:rStyle w:val="normaltextrun"/>
        </w:rPr>
        <w:t>options as use-cases.</w:t>
      </w:r>
    </w:p>
    <w:p w14:paraId="0912049A" w14:textId="77777777" w:rsidR="005526E8" w:rsidRPr="0016378B" w:rsidRDefault="005526E8" w:rsidP="005526E8">
      <w:pPr>
        <w:pStyle w:val="paragraph"/>
        <w:spacing w:before="0" w:beforeAutospacing="0" w:after="0" w:afterAutospacing="0" w:line="276" w:lineRule="auto"/>
        <w:ind w:left="142" w:firstLine="578"/>
        <w:textAlignment w:val="baseline"/>
        <w:rPr>
          <w:rStyle w:val="normaltextrun"/>
        </w:rPr>
      </w:pPr>
    </w:p>
    <w:p w14:paraId="7A35F8AB" w14:textId="50331E9E" w:rsidR="001B10F6" w:rsidRPr="0016378B" w:rsidRDefault="001B10F6" w:rsidP="005526E8">
      <w:pPr>
        <w:shd w:val="clear" w:color="auto" w:fill="FFFFFF" w:themeFill="background1"/>
        <w:spacing w:line="276" w:lineRule="auto"/>
        <w:ind w:left="142" w:firstLine="578"/>
        <w:textAlignment w:val="baseline"/>
        <w:rPr>
          <w:color w:val="000000"/>
          <w:sz w:val="24"/>
          <w:szCs w:val="24"/>
          <w:lang w:eastAsia="en-ID"/>
        </w:rPr>
      </w:pPr>
      <w:r w:rsidRPr="1048FE17">
        <w:rPr>
          <w:color w:val="000000" w:themeColor="text1"/>
          <w:sz w:val="24"/>
          <w:szCs w:val="24"/>
          <w:lang w:eastAsia="en-ID"/>
        </w:rPr>
        <w:t xml:space="preserve">In sequence diagram we have user, client, server &amp; program manager </w:t>
      </w:r>
      <w:bookmarkStart w:id="102" w:name="_Int_ojOGlzgV"/>
      <w:r w:rsidRPr="1048FE17">
        <w:rPr>
          <w:color w:val="000000" w:themeColor="text1"/>
          <w:sz w:val="24"/>
          <w:szCs w:val="24"/>
          <w:lang w:eastAsia="en-ID"/>
        </w:rPr>
        <w:t>acts</w:t>
      </w:r>
      <w:bookmarkEnd w:id="102"/>
      <w:r w:rsidRPr="1048FE17">
        <w:rPr>
          <w:color w:val="000000" w:themeColor="text1"/>
          <w:sz w:val="24"/>
          <w:szCs w:val="24"/>
          <w:lang w:eastAsia="en-ID"/>
        </w:rPr>
        <w:t xml:space="preserve"> as a </w:t>
      </w:r>
      <w:bookmarkStart w:id="103" w:name="_Int_UlGm81Er"/>
      <w:proofErr w:type="gramStart"/>
      <w:r w:rsidR="21E965CA" w:rsidRPr="1048FE17">
        <w:rPr>
          <w:color w:val="000000" w:themeColor="text1"/>
          <w:sz w:val="24"/>
          <w:szCs w:val="24"/>
          <w:lang w:eastAsia="en-ID"/>
        </w:rPr>
        <w:t>lifelines</w:t>
      </w:r>
      <w:bookmarkEnd w:id="103"/>
      <w:proofErr w:type="gramEnd"/>
      <w:r w:rsidRPr="1048FE17">
        <w:rPr>
          <w:color w:val="000000" w:themeColor="text1"/>
          <w:sz w:val="24"/>
          <w:szCs w:val="24"/>
          <w:lang w:eastAsia="en-ID"/>
        </w:rPr>
        <w:t xml:space="preserve">. Whereas user will select one option among four options those are </w:t>
      </w:r>
      <w:r w:rsidR="00F719BD" w:rsidRPr="1048FE17">
        <w:rPr>
          <w:color w:val="000000" w:themeColor="text1"/>
          <w:sz w:val="24"/>
          <w:szCs w:val="24"/>
          <w:lang w:eastAsia="en-ID"/>
        </w:rPr>
        <w:t>add</w:t>
      </w:r>
      <w:r w:rsidRPr="1048FE17">
        <w:rPr>
          <w:color w:val="000000" w:themeColor="text1"/>
          <w:sz w:val="24"/>
          <w:szCs w:val="24"/>
          <w:lang w:eastAsia="en-ID"/>
        </w:rPr>
        <w:t xml:space="preserve"> the process, resume the process, kill the process,</w:t>
      </w:r>
      <w:r w:rsidR="00F719BD" w:rsidRPr="1048FE17">
        <w:rPr>
          <w:color w:val="000000" w:themeColor="text1"/>
          <w:sz w:val="24"/>
          <w:szCs w:val="24"/>
          <w:lang w:eastAsia="en-ID"/>
        </w:rPr>
        <w:t xml:space="preserve"> delete a </w:t>
      </w:r>
      <w:proofErr w:type="spellStart"/>
      <w:proofErr w:type="gramStart"/>
      <w:r w:rsidR="00F719BD" w:rsidRPr="1048FE17">
        <w:rPr>
          <w:color w:val="000000" w:themeColor="text1"/>
          <w:sz w:val="24"/>
          <w:szCs w:val="24"/>
          <w:lang w:eastAsia="en-ID"/>
        </w:rPr>
        <w:t>pid</w:t>
      </w:r>
      <w:proofErr w:type="spellEnd"/>
      <w:r w:rsidR="00F719BD" w:rsidRPr="1048FE17">
        <w:rPr>
          <w:color w:val="000000" w:themeColor="text1"/>
          <w:sz w:val="24"/>
          <w:szCs w:val="24"/>
          <w:lang w:eastAsia="en-ID"/>
        </w:rPr>
        <w:t xml:space="preserve"> ,</w:t>
      </w:r>
      <w:proofErr w:type="gramEnd"/>
      <w:r w:rsidRPr="1048FE17">
        <w:rPr>
          <w:color w:val="000000" w:themeColor="text1"/>
          <w:sz w:val="24"/>
          <w:szCs w:val="24"/>
          <w:lang w:eastAsia="en-ID"/>
        </w:rPr>
        <w:t xml:space="preserve"> display the </w:t>
      </w:r>
      <w:bookmarkStart w:id="104" w:name="_Int_tMdMMia3"/>
      <w:r w:rsidRPr="1048FE17">
        <w:rPr>
          <w:color w:val="000000" w:themeColor="text1"/>
          <w:sz w:val="24"/>
          <w:szCs w:val="24"/>
          <w:lang w:eastAsia="en-ID"/>
        </w:rPr>
        <w:t>stat</w:t>
      </w:r>
      <w:r w:rsidR="00F719BD" w:rsidRPr="1048FE17">
        <w:rPr>
          <w:color w:val="000000" w:themeColor="text1"/>
          <w:sz w:val="24"/>
          <w:szCs w:val="24"/>
          <w:lang w:eastAsia="en-ID"/>
        </w:rPr>
        <w:t xml:space="preserve">us </w:t>
      </w:r>
      <w:r w:rsidRPr="1048FE17">
        <w:rPr>
          <w:color w:val="000000" w:themeColor="text1"/>
          <w:sz w:val="24"/>
          <w:szCs w:val="24"/>
          <w:lang w:eastAsia="en-ID"/>
        </w:rPr>
        <w:t>.</w:t>
      </w:r>
      <w:bookmarkEnd w:id="104"/>
    </w:p>
    <w:p w14:paraId="0391B721" w14:textId="77777777" w:rsidR="001B10F6" w:rsidRPr="0016378B" w:rsidRDefault="001B10F6" w:rsidP="00EE1630">
      <w:pPr>
        <w:pStyle w:val="paragraph"/>
        <w:spacing w:before="0" w:beforeAutospacing="0" w:after="0" w:afterAutospacing="0" w:line="276" w:lineRule="auto"/>
        <w:ind w:left="524"/>
        <w:textAlignment w:val="baseline"/>
        <w:rPr>
          <w:i/>
          <w:iCs/>
          <w:color w:val="0000FF"/>
          <w:sz w:val="13"/>
          <w:szCs w:val="13"/>
        </w:rPr>
      </w:pPr>
    </w:p>
    <w:p w14:paraId="0E38A7D1" w14:textId="082B2A5C" w:rsidR="001B10F6" w:rsidRPr="0016378B" w:rsidRDefault="001B10F6" w:rsidP="00EE1630">
      <w:pPr>
        <w:pStyle w:val="paragraph"/>
        <w:spacing w:before="0" w:beforeAutospacing="0" w:after="0" w:afterAutospacing="0" w:line="276" w:lineRule="auto"/>
        <w:textAlignment w:val="baseline"/>
        <w:rPr>
          <w:rStyle w:val="eop"/>
          <w:bCs/>
        </w:rPr>
      </w:pPr>
    </w:p>
    <w:p w14:paraId="7ADD1341" w14:textId="77777777" w:rsidR="001B10F6" w:rsidRPr="0016378B" w:rsidRDefault="001B10F6" w:rsidP="00EE1630">
      <w:pPr>
        <w:pStyle w:val="BodyText"/>
        <w:spacing w:line="276" w:lineRule="auto"/>
      </w:pPr>
    </w:p>
    <w:p w14:paraId="0B09C9E9" w14:textId="4579021C" w:rsidR="00D10D5F" w:rsidRPr="0016378B" w:rsidRDefault="00D10D5F" w:rsidP="00EE1630">
      <w:pPr>
        <w:pStyle w:val="Heading2"/>
        <w:numPr>
          <w:ilvl w:val="1"/>
          <w:numId w:val="33"/>
        </w:numPr>
        <w:spacing w:line="276" w:lineRule="auto"/>
        <w:rPr>
          <w:rFonts w:ascii="Times New Roman" w:hAnsi="Times New Roman" w:cs="Times New Roman"/>
          <w:sz w:val="28"/>
          <w:szCs w:val="32"/>
        </w:rPr>
      </w:pPr>
      <w:bookmarkStart w:id="105" w:name="_Toc368912276"/>
      <w:r w:rsidRPr="0016378B">
        <w:rPr>
          <w:rFonts w:ascii="Times New Roman" w:hAnsi="Times New Roman" w:cs="Times New Roman"/>
          <w:sz w:val="28"/>
          <w:szCs w:val="32"/>
        </w:rPr>
        <w:lastRenderedPageBreak/>
        <w:t>System Use-Cases</w:t>
      </w:r>
      <w:bookmarkStart w:id="106" w:name="_Toc207768279"/>
      <w:bookmarkEnd w:id="100"/>
      <w:bookmarkEnd w:id="105"/>
    </w:p>
    <w:p w14:paraId="6A509534" w14:textId="0C071270" w:rsidR="001B10F6" w:rsidRPr="0016378B" w:rsidRDefault="001B10F6" w:rsidP="005526E8">
      <w:pPr>
        <w:shd w:val="clear" w:color="auto" w:fill="FFFFFF" w:themeFill="background1"/>
        <w:spacing w:line="276" w:lineRule="auto"/>
        <w:ind w:left="142" w:firstLine="720"/>
        <w:jc w:val="both"/>
        <w:rPr>
          <w:color w:val="000000"/>
          <w:sz w:val="24"/>
          <w:szCs w:val="24"/>
          <w:lang w:eastAsia="en-ID"/>
        </w:rPr>
      </w:pPr>
      <w:r w:rsidRPr="1048FE17">
        <w:rPr>
          <w:color w:val="000000" w:themeColor="text1"/>
          <w:sz w:val="24"/>
          <w:szCs w:val="24"/>
          <w:lang w:eastAsia="en-ID"/>
        </w:rPr>
        <w:t xml:space="preserve">It is also called behavioral UML diagram. It gives a graphic over-view of the actors involved in a system directly. It shows how different </w:t>
      </w:r>
      <w:r w:rsidR="00F719BD" w:rsidRPr="1048FE17">
        <w:rPr>
          <w:color w:val="000000" w:themeColor="text1"/>
          <w:sz w:val="24"/>
          <w:szCs w:val="24"/>
          <w:lang w:eastAsia="en-ID"/>
        </w:rPr>
        <w:t>processes</w:t>
      </w:r>
      <w:r w:rsidRPr="1048FE17">
        <w:rPr>
          <w:color w:val="000000" w:themeColor="text1"/>
          <w:sz w:val="24"/>
          <w:szCs w:val="24"/>
          <w:lang w:eastAsia="en-ID"/>
        </w:rPr>
        <w:t xml:space="preserve"> </w:t>
      </w:r>
      <w:bookmarkStart w:id="107" w:name="_Int_zDjJtKCU"/>
      <w:r w:rsidRPr="1048FE17">
        <w:rPr>
          <w:color w:val="000000" w:themeColor="text1"/>
          <w:sz w:val="24"/>
          <w:szCs w:val="24"/>
          <w:lang w:eastAsia="en-ID"/>
        </w:rPr>
        <w:t>needed</w:t>
      </w:r>
      <w:bookmarkEnd w:id="107"/>
      <w:r w:rsidRPr="1048FE17">
        <w:rPr>
          <w:color w:val="000000" w:themeColor="text1"/>
          <w:sz w:val="24"/>
          <w:szCs w:val="24"/>
          <w:lang w:eastAsia="en-ID"/>
        </w:rPr>
        <w:t xml:space="preserve"> by the </w:t>
      </w:r>
      <w:bookmarkStart w:id="108" w:name="_Int_Kw0yp946"/>
      <w:r w:rsidRPr="1048FE17">
        <w:rPr>
          <w:color w:val="000000" w:themeColor="text1"/>
          <w:sz w:val="24"/>
          <w:szCs w:val="24"/>
          <w:lang w:eastAsia="en-ID"/>
        </w:rPr>
        <w:t>actors</w:t>
      </w:r>
      <w:bookmarkEnd w:id="108"/>
      <w:r w:rsidRPr="1048FE17">
        <w:rPr>
          <w:color w:val="000000" w:themeColor="text1"/>
          <w:sz w:val="24"/>
          <w:szCs w:val="24"/>
          <w:lang w:eastAsia="en-ID"/>
        </w:rPr>
        <w:t xml:space="preserve"> how they </w:t>
      </w:r>
      <w:bookmarkStart w:id="109" w:name="_Int_zC70dvlF"/>
      <w:r w:rsidRPr="1048FE17">
        <w:rPr>
          <w:color w:val="000000" w:themeColor="text1"/>
          <w:sz w:val="24"/>
          <w:szCs w:val="24"/>
          <w:lang w:eastAsia="en-ID"/>
        </w:rPr>
        <w:t>are interacted</w:t>
      </w:r>
      <w:bookmarkEnd w:id="109"/>
      <w:r w:rsidRPr="1048FE17">
        <w:rPr>
          <w:color w:val="000000" w:themeColor="text1"/>
          <w:sz w:val="24"/>
          <w:szCs w:val="24"/>
          <w:lang w:eastAsia="en-ID"/>
        </w:rPr>
        <w:t>.</w:t>
      </w:r>
    </w:p>
    <w:p w14:paraId="3078D46B" w14:textId="77777777" w:rsidR="001B10F6" w:rsidRPr="0016378B" w:rsidRDefault="001B10F6" w:rsidP="00EE1630">
      <w:pPr>
        <w:shd w:val="clear" w:color="auto" w:fill="FFFFFF"/>
        <w:spacing w:line="276" w:lineRule="auto"/>
        <w:ind w:firstLine="720"/>
        <w:rPr>
          <w:color w:val="000000"/>
          <w:sz w:val="24"/>
          <w:szCs w:val="24"/>
          <w:lang w:eastAsia="en-ID"/>
        </w:rPr>
      </w:pPr>
    </w:p>
    <w:p w14:paraId="0D46A5BA" w14:textId="549807B3" w:rsidR="001B10F6" w:rsidRPr="0016378B" w:rsidRDefault="001B10F6" w:rsidP="00EE1630">
      <w:pPr>
        <w:pStyle w:val="BodyText"/>
        <w:spacing w:line="276" w:lineRule="auto"/>
      </w:pPr>
    </w:p>
    <w:p w14:paraId="676C4B1F" w14:textId="54B08315" w:rsidR="001B10F6" w:rsidRPr="0016378B" w:rsidRDefault="001B10F6" w:rsidP="00EE1630">
      <w:pPr>
        <w:pStyle w:val="BodyText"/>
        <w:spacing w:line="276" w:lineRule="auto"/>
      </w:pPr>
      <w:r w:rsidRPr="0016378B">
        <w:t xml:space="preserve">                     </w:t>
      </w:r>
      <w:r w:rsidR="00F719BD" w:rsidRPr="0016378B">
        <w:rPr>
          <w:noProof/>
        </w:rPr>
        <w:drawing>
          <wp:inline distT="0" distB="0" distL="0" distR="0" wp14:anchorId="12A19041" wp14:editId="7EA49B09">
            <wp:extent cx="5549265" cy="4337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549265" cy="4337685"/>
                    </a:xfrm>
                    <a:prstGeom prst="rect">
                      <a:avLst/>
                    </a:prstGeom>
                  </pic:spPr>
                </pic:pic>
              </a:graphicData>
            </a:graphic>
          </wp:inline>
        </w:drawing>
      </w:r>
    </w:p>
    <w:p w14:paraId="2B606BE1" w14:textId="5044B0C2" w:rsidR="00831067" w:rsidRPr="0016378B" w:rsidRDefault="00831067" w:rsidP="00EE1630">
      <w:pPr>
        <w:pStyle w:val="BodyText"/>
        <w:spacing w:line="276" w:lineRule="auto"/>
      </w:pPr>
    </w:p>
    <w:p w14:paraId="56340E0D" w14:textId="5BE81055" w:rsidR="00F719BD" w:rsidRPr="0016378B" w:rsidRDefault="00D10D5F" w:rsidP="00EE1630">
      <w:pPr>
        <w:pStyle w:val="Heading2"/>
        <w:numPr>
          <w:ilvl w:val="1"/>
          <w:numId w:val="33"/>
        </w:numPr>
        <w:spacing w:line="276" w:lineRule="auto"/>
        <w:rPr>
          <w:rFonts w:ascii="Times New Roman" w:hAnsi="Times New Roman" w:cs="Times New Roman"/>
        </w:rPr>
      </w:pPr>
      <w:bookmarkStart w:id="110" w:name="_Toc368912277"/>
      <w:r w:rsidRPr="0016378B">
        <w:rPr>
          <w:rFonts w:ascii="Times New Roman" w:hAnsi="Times New Roman" w:cs="Times New Roman"/>
          <w:sz w:val="28"/>
          <w:szCs w:val="32"/>
        </w:rPr>
        <w:t>Subsystem Architecture</w:t>
      </w:r>
      <w:bookmarkStart w:id="111" w:name="_Toc207768280"/>
      <w:bookmarkEnd w:id="106"/>
      <w:bookmarkEnd w:id="110"/>
      <w:r w:rsidR="00F719BD" w:rsidRPr="0016378B">
        <w:rPr>
          <w:rFonts w:ascii="Times New Roman" w:hAnsi="Times New Roman" w:cs="Times New Roman"/>
          <w:sz w:val="28"/>
          <w:szCs w:val="32"/>
        </w:rPr>
        <w:tab/>
      </w:r>
      <w:r w:rsidR="00F719BD" w:rsidRPr="0016378B">
        <w:rPr>
          <w:rFonts w:ascii="Times New Roman" w:hAnsi="Times New Roman" w:cs="Times New Roman"/>
        </w:rPr>
        <w:tab/>
      </w:r>
    </w:p>
    <w:p w14:paraId="1F0B30E6" w14:textId="77777777" w:rsidR="00F719BD" w:rsidRPr="0016378B" w:rsidRDefault="00F719BD" w:rsidP="00EE1630">
      <w:pPr>
        <w:spacing w:line="276" w:lineRule="auto"/>
        <w:ind w:left="432"/>
      </w:pPr>
    </w:p>
    <w:p w14:paraId="1798F8EE" w14:textId="77777777" w:rsidR="00F719BD" w:rsidRPr="0016378B" w:rsidRDefault="00F719BD" w:rsidP="005526E8">
      <w:pPr>
        <w:pStyle w:val="paragraph"/>
        <w:spacing w:before="0" w:beforeAutospacing="0" w:after="0" w:afterAutospacing="0" w:line="276" w:lineRule="auto"/>
        <w:ind w:firstLine="720"/>
        <w:jc w:val="both"/>
        <w:textAlignment w:val="baseline"/>
        <w:rPr>
          <w:rStyle w:val="eop"/>
          <w:b/>
          <w:bCs/>
          <w:color w:val="000000" w:themeColor="text1"/>
        </w:rPr>
      </w:pPr>
      <w:r w:rsidRPr="0016378B">
        <w:rPr>
          <w:color w:val="000000" w:themeColor="text1"/>
        </w:rPr>
        <w:t>A Data Flow Diagram (DFD) is a traditional visual representation of the information flows within a system. A neat and clear DFD can depict the right amount of the system requirement graphically. It can be manual, automated, or a combination of both. It shows how data enters and leaves the system, what changes the information, and where data is stored.</w:t>
      </w:r>
    </w:p>
    <w:p w14:paraId="6292708A" w14:textId="77777777" w:rsidR="00F719BD" w:rsidRPr="0016378B" w:rsidRDefault="00F719BD" w:rsidP="00EE1630">
      <w:pPr>
        <w:pStyle w:val="paragraph"/>
        <w:spacing w:before="0" w:beforeAutospacing="0" w:after="0" w:afterAutospacing="0" w:line="276" w:lineRule="auto"/>
        <w:textAlignment w:val="baseline"/>
        <w:rPr>
          <w:rStyle w:val="eop"/>
          <w:b/>
          <w:bCs/>
          <w:color w:val="000000" w:themeColor="text1"/>
        </w:rPr>
      </w:pPr>
    </w:p>
    <w:p w14:paraId="2949AA39" w14:textId="77777777" w:rsidR="00F719BD" w:rsidRPr="0016378B" w:rsidRDefault="00F719BD" w:rsidP="00EE1630">
      <w:pPr>
        <w:pStyle w:val="paragraph"/>
        <w:spacing w:before="0" w:beforeAutospacing="0" w:after="0" w:afterAutospacing="0" w:line="276" w:lineRule="auto"/>
        <w:ind w:firstLine="720"/>
        <w:textAlignment w:val="baseline"/>
        <w:rPr>
          <w:rStyle w:val="eop"/>
          <w:bCs/>
        </w:rPr>
      </w:pPr>
      <w:r w:rsidRPr="0016378B">
        <w:rPr>
          <w:rStyle w:val="eop"/>
          <w:bCs/>
        </w:rPr>
        <w:lastRenderedPageBreak/>
        <w:t>Level 0 Diagram:</w:t>
      </w:r>
    </w:p>
    <w:p w14:paraId="0A1402BC" w14:textId="77777777" w:rsidR="00F719BD" w:rsidRPr="0016378B" w:rsidRDefault="00F719BD" w:rsidP="00EE1630">
      <w:pPr>
        <w:pStyle w:val="paragraph"/>
        <w:spacing w:before="0" w:beforeAutospacing="0" w:after="0" w:afterAutospacing="0" w:line="276" w:lineRule="auto"/>
        <w:textAlignment w:val="baseline"/>
        <w:rPr>
          <w:rStyle w:val="eop"/>
          <w:bCs/>
        </w:rPr>
      </w:pPr>
    </w:p>
    <w:p w14:paraId="3CB99859" w14:textId="4E0E3BCA" w:rsidR="00F719BD" w:rsidRPr="0016378B" w:rsidRDefault="00F719BD" w:rsidP="1048FE17">
      <w:pPr>
        <w:pStyle w:val="paragraph"/>
        <w:spacing w:before="0" w:beforeAutospacing="0" w:after="0" w:afterAutospacing="0" w:line="276" w:lineRule="auto"/>
        <w:ind w:left="720" w:firstLine="720"/>
        <w:textAlignment w:val="baseline"/>
        <w:rPr>
          <w:rStyle w:val="eop"/>
        </w:rPr>
      </w:pPr>
      <w:r>
        <w:t xml:space="preserve">It is also known as a context diagram. </w:t>
      </w:r>
      <w:bookmarkStart w:id="112" w:name="_Int_6GbaWieQ"/>
      <w:r w:rsidR="4DDEB9F1">
        <w:t>It is</w:t>
      </w:r>
      <w:bookmarkEnd w:id="112"/>
      <w:r>
        <w:t xml:space="preserve"> designed to be an </w:t>
      </w:r>
      <w:bookmarkStart w:id="113" w:name="_Int_bfmQ2T7N"/>
      <w:r>
        <w:t>abstraction</w:t>
      </w:r>
      <w:bookmarkEnd w:id="113"/>
      <w:r>
        <w:t xml:space="preserve"> view, showing the system as a single process with its relationship to external entities.</w:t>
      </w:r>
    </w:p>
    <w:p w14:paraId="32559099" w14:textId="77777777" w:rsidR="00F719BD" w:rsidRPr="0016378B" w:rsidRDefault="00F719BD" w:rsidP="00EE1630">
      <w:pPr>
        <w:pStyle w:val="BodyText"/>
        <w:spacing w:line="276" w:lineRule="auto"/>
      </w:pPr>
    </w:p>
    <w:p w14:paraId="5949C4AD" w14:textId="7E0B1728" w:rsidR="00A55293" w:rsidRPr="0016378B" w:rsidRDefault="00A55293" w:rsidP="00EE1630">
      <w:pPr>
        <w:pStyle w:val="BodyText"/>
        <w:spacing w:line="276" w:lineRule="auto"/>
      </w:pPr>
      <w:r w:rsidRPr="0016378B">
        <w:rPr>
          <w:noProof/>
        </w:rPr>
        <w:drawing>
          <wp:inline distT="0" distB="0" distL="0" distR="0" wp14:anchorId="0A845278" wp14:editId="5461CEF4">
            <wp:extent cx="6038331" cy="32956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073179" cy="3314669"/>
                    </a:xfrm>
                    <a:prstGeom prst="rect">
                      <a:avLst/>
                    </a:prstGeom>
                  </pic:spPr>
                </pic:pic>
              </a:graphicData>
            </a:graphic>
          </wp:inline>
        </w:drawing>
      </w:r>
    </w:p>
    <w:p w14:paraId="3F138E6D" w14:textId="721C9736" w:rsidR="7A4749AA" w:rsidRPr="0016378B" w:rsidRDefault="7A4749AA" w:rsidP="00EE1630">
      <w:pPr>
        <w:pStyle w:val="BodyText"/>
        <w:spacing w:line="276" w:lineRule="auto"/>
      </w:pPr>
    </w:p>
    <w:p w14:paraId="72715E09" w14:textId="37C1C53E" w:rsidR="00F719BD" w:rsidRPr="0016378B" w:rsidRDefault="00F719BD" w:rsidP="005526E8">
      <w:pPr>
        <w:pStyle w:val="paragraph"/>
        <w:spacing w:before="0" w:beforeAutospacing="0" w:after="0" w:afterAutospacing="0" w:line="276" w:lineRule="auto"/>
        <w:ind w:left="142" w:firstLine="720"/>
        <w:jc w:val="both"/>
        <w:textAlignment w:val="baseline"/>
        <w:rPr>
          <w:rStyle w:val="eop"/>
        </w:rPr>
      </w:pPr>
      <w:r w:rsidRPr="1048FE17">
        <w:rPr>
          <w:rStyle w:val="eop"/>
        </w:rPr>
        <w:t xml:space="preserve">We have designed DFD level diagrams for our project where we have user who will select among the 4 to 5 options provided and enter the option data whereas </w:t>
      </w:r>
      <w:r w:rsidR="10358023" w:rsidRPr="1048FE17">
        <w:rPr>
          <w:rStyle w:val="eop"/>
        </w:rPr>
        <w:t>user will</w:t>
      </w:r>
      <w:r w:rsidRPr="1048FE17">
        <w:rPr>
          <w:rStyle w:val="eop"/>
        </w:rPr>
        <w:t xml:space="preserve"> send the data and client will process these data to the server and similarly server will process the data to program manager and at last client will display the output to the user.</w:t>
      </w:r>
    </w:p>
    <w:p w14:paraId="4DE1EA94" w14:textId="6EF10242" w:rsidR="00A55293" w:rsidRPr="0016378B" w:rsidRDefault="00A55293" w:rsidP="00EE1630">
      <w:pPr>
        <w:pStyle w:val="BodyText"/>
        <w:spacing w:line="276" w:lineRule="auto"/>
      </w:pPr>
    </w:p>
    <w:p w14:paraId="2E179E5F" w14:textId="77777777" w:rsidR="00D00645" w:rsidRPr="0016378B" w:rsidRDefault="00D00645" w:rsidP="00EE1630">
      <w:pPr>
        <w:pStyle w:val="paragraph"/>
        <w:spacing w:before="0" w:beforeAutospacing="0" w:after="0" w:afterAutospacing="0" w:line="276" w:lineRule="auto"/>
        <w:ind w:left="360"/>
        <w:textAlignment w:val="baseline"/>
        <w:rPr>
          <w:rStyle w:val="eop"/>
          <w:bCs/>
        </w:rPr>
      </w:pPr>
      <w:r w:rsidRPr="0016378B">
        <w:rPr>
          <w:rStyle w:val="eop"/>
          <w:bCs/>
        </w:rPr>
        <w:t>Level 1 Diagram:</w:t>
      </w:r>
    </w:p>
    <w:p w14:paraId="5B237335" w14:textId="77777777" w:rsidR="00D00645" w:rsidRPr="0016378B" w:rsidRDefault="00D00645" w:rsidP="00EE1630">
      <w:pPr>
        <w:pStyle w:val="paragraph"/>
        <w:spacing w:before="0" w:beforeAutospacing="0" w:after="0" w:afterAutospacing="0" w:line="276" w:lineRule="auto"/>
        <w:ind w:left="360"/>
        <w:textAlignment w:val="baseline"/>
        <w:rPr>
          <w:rStyle w:val="eop"/>
          <w:bCs/>
        </w:rPr>
      </w:pPr>
    </w:p>
    <w:p w14:paraId="7A07AA24" w14:textId="77777777" w:rsidR="00D00645" w:rsidRPr="0016378B" w:rsidRDefault="00D00645" w:rsidP="005526E8">
      <w:pPr>
        <w:pStyle w:val="paragraph"/>
        <w:spacing w:before="0" w:beforeAutospacing="0" w:after="0" w:afterAutospacing="0" w:line="276" w:lineRule="auto"/>
        <w:ind w:left="142" w:firstLine="578"/>
        <w:textAlignment w:val="baseline"/>
        <w:rPr>
          <w:rStyle w:val="eop"/>
          <w:bCs/>
        </w:rPr>
      </w:pPr>
      <w:r w:rsidRPr="0016378B">
        <w:t>In level 1 DFD, the context diagram is decomposed into multiple bubbles/processes. In this level, we highlight the main functions of the system and breakdown the high-level process of level 0 DFD into subprocesses.</w:t>
      </w:r>
    </w:p>
    <w:p w14:paraId="13172AE1" w14:textId="77777777" w:rsidR="00D00645" w:rsidRPr="0016378B" w:rsidRDefault="00D00645" w:rsidP="00EE1630">
      <w:pPr>
        <w:pStyle w:val="paragraph"/>
        <w:spacing w:before="0" w:beforeAutospacing="0" w:after="0" w:afterAutospacing="0" w:line="276" w:lineRule="auto"/>
        <w:ind w:left="360"/>
        <w:textAlignment w:val="baseline"/>
        <w:rPr>
          <w:rStyle w:val="eop"/>
          <w:bCs/>
        </w:rPr>
      </w:pPr>
    </w:p>
    <w:p w14:paraId="2EF09DA8" w14:textId="5FDCFD49" w:rsidR="00A55293" w:rsidRPr="0016378B" w:rsidRDefault="00A55293" w:rsidP="00EE1630">
      <w:pPr>
        <w:pStyle w:val="BodyText"/>
        <w:spacing w:line="276" w:lineRule="auto"/>
      </w:pPr>
    </w:p>
    <w:p w14:paraId="3BEDCFC2" w14:textId="269CE14E" w:rsidR="00A55293" w:rsidRPr="0016378B" w:rsidRDefault="007B4427" w:rsidP="00EE1630">
      <w:pPr>
        <w:pStyle w:val="BodyText"/>
        <w:spacing w:line="276" w:lineRule="auto"/>
      </w:pPr>
      <w:r>
        <w:rPr>
          <w:noProof/>
        </w:rPr>
        <w:lastRenderedPageBreak/>
        <w:drawing>
          <wp:inline distT="0" distB="0" distL="0" distR="0" wp14:anchorId="6B7C411A" wp14:editId="0C360A73">
            <wp:extent cx="5549265" cy="461391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49265" cy="4613910"/>
                    </a:xfrm>
                    <a:prstGeom prst="rect">
                      <a:avLst/>
                    </a:prstGeom>
                  </pic:spPr>
                </pic:pic>
              </a:graphicData>
            </a:graphic>
          </wp:inline>
        </w:drawing>
      </w:r>
    </w:p>
    <w:p w14:paraId="40C410AB" w14:textId="4A34059A" w:rsidR="00A55293" w:rsidRPr="0016378B" w:rsidRDefault="00A55293" w:rsidP="00EE1630">
      <w:pPr>
        <w:pStyle w:val="BodyText"/>
        <w:spacing w:line="276" w:lineRule="auto"/>
      </w:pPr>
      <w:r w:rsidRPr="0016378B">
        <w:t xml:space="preserve">     </w:t>
      </w:r>
    </w:p>
    <w:p w14:paraId="3A2C99A8" w14:textId="2AF15911" w:rsidR="00A55293" w:rsidRPr="0016378B" w:rsidRDefault="00A55293" w:rsidP="00EE1630">
      <w:pPr>
        <w:pStyle w:val="BodyText"/>
        <w:spacing w:line="276" w:lineRule="auto"/>
      </w:pPr>
    </w:p>
    <w:p w14:paraId="07F2A943" w14:textId="2AF624E7" w:rsidR="00B8133A" w:rsidRPr="0016378B" w:rsidRDefault="00B8133A" w:rsidP="00EE1630">
      <w:pPr>
        <w:pStyle w:val="BodyText"/>
        <w:spacing w:line="276" w:lineRule="auto"/>
        <w:rPr>
          <w:sz w:val="24"/>
          <w:szCs w:val="24"/>
        </w:rPr>
      </w:pPr>
      <w:r w:rsidRPr="1048FE17">
        <w:rPr>
          <w:sz w:val="24"/>
          <w:szCs w:val="24"/>
        </w:rPr>
        <w:t xml:space="preserve">Level 2 </w:t>
      </w:r>
      <w:r w:rsidR="19C6C4F3" w:rsidRPr="1048FE17">
        <w:rPr>
          <w:sz w:val="24"/>
          <w:szCs w:val="24"/>
        </w:rPr>
        <w:t>Diagram:</w:t>
      </w:r>
    </w:p>
    <w:p w14:paraId="4AF35E28" w14:textId="60944E26" w:rsidR="00A55293" w:rsidRPr="0016378B" w:rsidRDefault="007B4427" w:rsidP="00EE1630">
      <w:pPr>
        <w:pStyle w:val="BodyText"/>
        <w:spacing w:line="276" w:lineRule="auto"/>
      </w:pPr>
      <w:r>
        <w:rPr>
          <w:noProof/>
        </w:rPr>
        <w:lastRenderedPageBreak/>
        <w:drawing>
          <wp:inline distT="0" distB="0" distL="0" distR="0" wp14:anchorId="2E9841E4" wp14:editId="2728BAD5">
            <wp:extent cx="4980940" cy="4231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0940" cy="4231005"/>
                    </a:xfrm>
                    <a:prstGeom prst="rect">
                      <a:avLst/>
                    </a:prstGeom>
                    <a:noFill/>
                  </pic:spPr>
                </pic:pic>
              </a:graphicData>
            </a:graphic>
          </wp:inline>
        </w:drawing>
      </w:r>
    </w:p>
    <w:p w14:paraId="16988A79" w14:textId="76193891" w:rsidR="00A55293" w:rsidRPr="0016378B" w:rsidRDefault="00A55293" w:rsidP="00EE1630">
      <w:pPr>
        <w:pStyle w:val="BodyText"/>
        <w:spacing w:line="276" w:lineRule="auto"/>
      </w:pPr>
    </w:p>
    <w:p w14:paraId="10B6819A" w14:textId="0DFCB41B" w:rsidR="00D10D5F" w:rsidRPr="0016378B" w:rsidRDefault="00305F60" w:rsidP="00EE1630">
      <w:pPr>
        <w:pStyle w:val="Heading2"/>
        <w:numPr>
          <w:ilvl w:val="0"/>
          <w:numId w:val="0"/>
        </w:numPr>
        <w:spacing w:line="276" w:lineRule="auto"/>
        <w:rPr>
          <w:rFonts w:ascii="Times New Roman" w:hAnsi="Times New Roman" w:cs="Times New Roman"/>
        </w:rPr>
      </w:pPr>
      <w:bookmarkStart w:id="114" w:name="_Toc368912278"/>
      <w:r w:rsidRPr="0016378B">
        <w:rPr>
          <w:rFonts w:ascii="Times New Roman" w:hAnsi="Times New Roman" w:cs="Times New Roman"/>
        </w:rPr>
        <w:t xml:space="preserve">3.4     </w:t>
      </w:r>
      <w:r w:rsidR="00D10D5F" w:rsidRPr="0016378B">
        <w:rPr>
          <w:rFonts w:ascii="Times New Roman" w:hAnsi="Times New Roman" w:cs="Times New Roman"/>
        </w:rPr>
        <w:t>System Interfaces</w:t>
      </w:r>
      <w:bookmarkStart w:id="115" w:name="_Toc207768281"/>
      <w:bookmarkEnd w:id="111"/>
      <w:bookmarkEnd w:id="114"/>
    </w:p>
    <w:p w14:paraId="50AF86DE" w14:textId="785B3FBC" w:rsidR="00B8133A" w:rsidRPr="0016378B" w:rsidRDefault="00B8133A" w:rsidP="005526E8">
      <w:pPr>
        <w:shd w:val="clear" w:color="auto" w:fill="FFFFFF" w:themeFill="background1"/>
        <w:spacing w:line="276" w:lineRule="auto"/>
        <w:ind w:firstLine="720"/>
        <w:textAlignment w:val="baseline"/>
        <w:rPr>
          <w:color w:val="000000"/>
          <w:sz w:val="24"/>
          <w:szCs w:val="24"/>
          <w:lang w:eastAsia="en-ID"/>
        </w:rPr>
      </w:pPr>
      <w:r w:rsidRPr="0016378B">
        <w:rPr>
          <w:color w:val="161616"/>
          <w:spacing w:val="2"/>
          <w:sz w:val="24"/>
          <w:szCs w:val="24"/>
          <w:bdr w:val="none" w:sz="0" w:space="0" w:color="auto" w:frame="1"/>
          <w:lang w:val="en-ID" w:eastAsia="en-ID"/>
        </w:rPr>
        <w:t xml:space="preserve"> A sequence diagram is a Unified </w:t>
      </w:r>
      <w:r w:rsidR="29E3BE81" w:rsidRPr="0016378B">
        <w:rPr>
          <w:color w:val="161616"/>
          <w:spacing w:val="2"/>
          <w:sz w:val="24"/>
          <w:szCs w:val="24"/>
          <w:bdr w:val="none" w:sz="0" w:space="0" w:color="auto" w:frame="1"/>
          <w:lang w:val="en-ID" w:eastAsia="en-ID"/>
        </w:rPr>
        <w:t>Modelling</w:t>
      </w:r>
      <w:r w:rsidRPr="0016378B">
        <w:rPr>
          <w:color w:val="161616"/>
          <w:spacing w:val="2"/>
          <w:sz w:val="24"/>
          <w:szCs w:val="24"/>
          <w:bdr w:val="none" w:sz="0" w:space="0" w:color="auto" w:frame="1"/>
          <w:lang w:val="en-ID" w:eastAsia="en-ID"/>
        </w:rPr>
        <w:t xml:space="preserve"> Language (UML) diagram that illustrates the sequence of messages between</w:t>
      </w:r>
      <w:r w:rsidRPr="0016378B">
        <w:rPr>
          <w:color w:val="161616"/>
          <w:spacing w:val="2"/>
          <w:sz w:val="24"/>
          <w:szCs w:val="24"/>
          <w:lang w:val="en-ID" w:eastAsia="en-ID"/>
        </w:rPr>
        <w:t> objects </w:t>
      </w:r>
      <w:bookmarkStart w:id="116" w:name="introend"/>
      <w:bookmarkEnd w:id="116"/>
      <w:r w:rsidRPr="0016378B">
        <w:rPr>
          <w:color w:val="161616"/>
          <w:spacing w:val="2"/>
          <w:sz w:val="24"/>
          <w:szCs w:val="24"/>
          <w:bdr w:val="none" w:sz="0" w:space="0" w:color="auto" w:frame="1"/>
          <w:lang w:val="en-ID" w:eastAsia="en-ID"/>
        </w:rPr>
        <w:t>in an interaction.</w:t>
      </w:r>
      <w:r w:rsidRPr="0016378B">
        <w:rPr>
          <w:color w:val="161616"/>
          <w:spacing w:val="2"/>
          <w:sz w:val="24"/>
          <w:szCs w:val="24"/>
          <w:lang w:val="en-ID" w:eastAsia="en-ID"/>
        </w:rPr>
        <w:t> </w:t>
      </w:r>
      <w:bookmarkStart w:id="117" w:name="intro2"/>
      <w:bookmarkEnd w:id="117"/>
      <w:r w:rsidRPr="0016378B">
        <w:rPr>
          <w:color w:val="161616"/>
          <w:spacing w:val="2"/>
          <w:sz w:val="24"/>
          <w:szCs w:val="24"/>
          <w:bdr w:val="none" w:sz="0" w:space="0" w:color="auto" w:frame="1"/>
          <w:lang w:val="en-ID" w:eastAsia="en-ID"/>
        </w:rPr>
        <w:t>A sequence diagram consists of a group of </w:t>
      </w:r>
      <w:r w:rsidRPr="0016378B">
        <w:rPr>
          <w:color w:val="161616"/>
          <w:spacing w:val="2"/>
          <w:sz w:val="24"/>
          <w:szCs w:val="24"/>
          <w:lang w:val="en-ID" w:eastAsia="en-ID"/>
        </w:rPr>
        <w:t>objects</w:t>
      </w:r>
      <w:bookmarkStart w:id="118" w:name="intro2end"/>
      <w:bookmarkEnd w:id="118"/>
      <w:r w:rsidRPr="0016378B">
        <w:rPr>
          <w:color w:val="161616"/>
          <w:spacing w:val="2"/>
          <w:sz w:val="24"/>
          <w:szCs w:val="24"/>
          <w:bdr w:val="none" w:sz="0" w:space="0" w:color="auto" w:frame="1"/>
          <w:lang w:val="en-ID" w:eastAsia="en-ID"/>
        </w:rPr>
        <w:t> that are represented by lifelines, and the messages that they exchange over time during the interaction.</w:t>
      </w:r>
      <w:r w:rsidRPr="0016378B">
        <w:rPr>
          <w:color w:val="000000"/>
          <w:sz w:val="24"/>
          <w:szCs w:val="24"/>
          <w:lang w:eastAsia="en-ID"/>
        </w:rPr>
        <w:t xml:space="preserve"> Below is the “SEQUENCE DIAGRAM” of our new proposed system.</w:t>
      </w:r>
    </w:p>
    <w:p w14:paraId="38686288" w14:textId="1798BF4B" w:rsidR="00B8133A" w:rsidRPr="0016378B" w:rsidRDefault="00B8133A" w:rsidP="00EE1630">
      <w:pPr>
        <w:shd w:val="clear" w:color="auto" w:fill="FFFFFF"/>
        <w:spacing w:line="276" w:lineRule="auto"/>
        <w:textAlignment w:val="baseline"/>
        <w:rPr>
          <w:color w:val="000000"/>
          <w:sz w:val="24"/>
          <w:szCs w:val="24"/>
          <w:lang w:eastAsia="en-ID"/>
        </w:rPr>
      </w:pPr>
    </w:p>
    <w:p w14:paraId="59EF6973" w14:textId="2357D26C" w:rsidR="00B8133A" w:rsidRPr="0016378B" w:rsidRDefault="00B8133A" w:rsidP="00EE1630">
      <w:pPr>
        <w:shd w:val="clear" w:color="auto" w:fill="FFFFFF"/>
        <w:spacing w:line="276" w:lineRule="auto"/>
        <w:textAlignment w:val="baseline"/>
        <w:rPr>
          <w:color w:val="000000"/>
          <w:sz w:val="24"/>
          <w:szCs w:val="24"/>
          <w:lang w:eastAsia="en-ID"/>
        </w:rPr>
      </w:pPr>
      <w:r w:rsidRPr="0016378B">
        <w:rPr>
          <w:noProof/>
          <w:color w:val="000000"/>
          <w:sz w:val="24"/>
          <w:szCs w:val="24"/>
          <w:lang w:eastAsia="en-ID"/>
        </w:rPr>
        <w:lastRenderedPageBreak/>
        <w:drawing>
          <wp:inline distT="0" distB="0" distL="0" distR="0" wp14:anchorId="7B304103" wp14:editId="45B09126">
            <wp:extent cx="5546515" cy="35619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592419" cy="3591386"/>
                    </a:xfrm>
                    <a:prstGeom prst="rect">
                      <a:avLst/>
                    </a:prstGeom>
                  </pic:spPr>
                </pic:pic>
              </a:graphicData>
            </a:graphic>
          </wp:inline>
        </w:drawing>
      </w:r>
    </w:p>
    <w:p w14:paraId="78D5E463" w14:textId="77777777" w:rsidR="00B8133A" w:rsidRPr="0016378B" w:rsidRDefault="00B8133A" w:rsidP="00EE1630">
      <w:pPr>
        <w:pStyle w:val="paragraph"/>
        <w:spacing w:before="0" w:beforeAutospacing="0" w:after="0" w:afterAutospacing="0" w:line="276" w:lineRule="auto"/>
        <w:ind w:left="524"/>
        <w:textAlignment w:val="baseline"/>
        <w:rPr>
          <w:rStyle w:val="eop"/>
          <w:i/>
          <w:iCs/>
          <w:color w:val="0000FF"/>
          <w:sz w:val="20"/>
          <w:szCs w:val="20"/>
        </w:rPr>
      </w:pPr>
    </w:p>
    <w:p w14:paraId="52D63E24" w14:textId="77777777" w:rsidR="00B8133A" w:rsidRPr="0016378B" w:rsidRDefault="00B8133A" w:rsidP="005526E8">
      <w:pPr>
        <w:shd w:val="clear" w:color="auto" w:fill="FFFFFF"/>
        <w:spacing w:line="276" w:lineRule="auto"/>
        <w:ind w:firstLine="720"/>
        <w:jc w:val="both"/>
        <w:textAlignment w:val="baseline"/>
        <w:rPr>
          <w:color w:val="161616"/>
          <w:sz w:val="24"/>
          <w:szCs w:val="24"/>
          <w:lang w:val="en-ID" w:eastAsia="en-ID"/>
        </w:rPr>
      </w:pPr>
      <w:r w:rsidRPr="0016378B">
        <w:rPr>
          <w:color w:val="161616"/>
          <w:sz w:val="24"/>
          <w:szCs w:val="24"/>
          <w:lang w:val="en-ID" w:eastAsia="en-ID"/>
        </w:rPr>
        <w:t>A sequence diagram shows the sequence of messages passed between objects. Sequence diagrams can also show the control structures between objects.</w:t>
      </w:r>
    </w:p>
    <w:p w14:paraId="001AC0A7" w14:textId="77777777" w:rsidR="00B8133A" w:rsidRPr="0016378B" w:rsidRDefault="00B8133A" w:rsidP="005526E8">
      <w:pPr>
        <w:shd w:val="clear" w:color="auto" w:fill="FFFFFF"/>
        <w:spacing w:line="276" w:lineRule="auto"/>
        <w:jc w:val="both"/>
        <w:textAlignment w:val="baseline"/>
        <w:rPr>
          <w:color w:val="161616"/>
          <w:sz w:val="24"/>
          <w:szCs w:val="24"/>
          <w:lang w:val="en-ID" w:eastAsia="en-ID"/>
        </w:rPr>
      </w:pPr>
    </w:p>
    <w:p w14:paraId="1D5D7B6C" w14:textId="1648600E" w:rsidR="00B8133A" w:rsidRPr="0016378B" w:rsidRDefault="00B8133A" w:rsidP="005526E8">
      <w:pPr>
        <w:shd w:val="clear" w:color="auto" w:fill="FFFFFF" w:themeFill="background1"/>
        <w:spacing w:line="276" w:lineRule="auto"/>
        <w:ind w:firstLine="720"/>
        <w:jc w:val="both"/>
        <w:textAlignment w:val="baseline"/>
        <w:rPr>
          <w:color w:val="000000"/>
          <w:sz w:val="24"/>
          <w:szCs w:val="24"/>
          <w:lang w:eastAsia="en-ID"/>
        </w:rPr>
      </w:pPr>
      <w:r w:rsidRPr="1048FE17">
        <w:rPr>
          <w:color w:val="000000" w:themeColor="text1"/>
          <w:sz w:val="24"/>
          <w:szCs w:val="24"/>
          <w:lang w:eastAsia="en-ID"/>
        </w:rPr>
        <w:t xml:space="preserve">In sequence diagram we have user, client, process manager, operations, various statistics Display acts as a </w:t>
      </w:r>
      <w:bookmarkStart w:id="119" w:name="_Int_1BXhblib"/>
      <w:proofErr w:type="gramStart"/>
      <w:r w:rsidRPr="1048FE17">
        <w:rPr>
          <w:color w:val="000000" w:themeColor="text1"/>
          <w:sz w:val="24"/>
          <w:szCs w:val="24"/>
          <w:lang w:eastAsia="en-ID"/>
        </w:rPr>
        <w:t>lif</w:t>
      </w:r>
      <w:r w:rsidR="00E26CC9" w:rsidRPr="1048FE17">
        <w:rPr>
          <w:color w:val="000000" w:themeColor="text1"/>
          <w:sz w:val="24"/>
          <w:szCs w:val="24"/>
          <w:lang w:eastAsia="en-ID"/>
        </w:rPr>
        <w:t>e-l</w:t>
      </w:r>
      <w:r w:rsidRPr="1048FE17">
        <w:rPr>
          <w:color w:val="000000" w:themeColor="text1"/>
          <w:sz w:val="24"/>
          <w:szCs w:val="24"/>
          <w:lang w:eastAsia="en-ID"/>
        </w:rPr>
        <w:t>ines</w:t>
      </w:r>
      <w:bookmarkEnd w:id="119"/>
      <w:proofErr w:type="gramEnd"/>
      <w:r w:rsidRPr="1048FE17">
        <w:rPr>
          <w:color w:val="000000" w:themeColor="text1"/>
          <w:sz w:val="24"/>
          <w:szCs w:val="24"/>
          <w:lang w:eastAsia="en-ID"/>
        </w:rPr>
        <w:t xml:space="preserve">. Whereas user will select one of the options among </w:t>
      </w:r>
      <w:r w:rsidR="00E26CC9" w:rsidRPr="1048FE17">
        <w:rPr>
          <w:color w:val="000000" w:themeColor="text1"/>
          <w:sz w:val="24"/>
          <w:szCs w:val="24"/>
          <w:lang w:eastAsia="en-ID"/>
        </w:rPr>
        <w:t>six</w:t>
      </w:r>
      <w:r w:rsidRPr="1048FE17">
        <w:rPr>
          <w:color w:val="000000" w:themeColor="text1"/>
          <w:sz w:val="24"/>
          <w:szCs w:val="24"/>
          <w:lang w:eastAsia="en-ID"/>
        </w:rPr>
        <w:t xml:space="preserve"> options   those are add a process, resume the process, kill the process, delete a process</w:t>
      </w:r>
      <w:r w:rsidR="00E26CC9" w:rsidRPr="1048FE17">
        <w:rPr>
          <w:color w:val="000000" w:themeColor="text1"/>
          <w:sz w:val="24"/>
          <w:szCs w:val="24"/>
          <w:lang w:eastAsia="en-ID"/>
        </w:rPr>
        <w:t>, display status of program, kills all running process before test</w:t>
      </w:r>
      <w:bookmarkStart w:id="120" w:name="_Int_dg8nTEMZ"/>
      <w:r w:rsidR="00E26CC9" w:rsidRPr="1048FE17">
        <w:rPr>
          <w:color w:val="000000" w:themeColor="text1"/>
          <w:sz w:val="24"/>
          <w:szCs w:val="24"/>
          <w:lang w:eastAsia="en-ID"/>
        </w:rPr>
        <w:t xml:space="preserve">.  </w:t>
      </w:r>
      <w:bookmarkEnd w:id="120"/>
    </w:p>
    <w:p w14:paraId="26548CEB" w14:textId="6FAAFD11" w:rsidR="00B8133A" w:rsidRPr="0016378B" w:rsidRDefault="00E26CC9" w:rsidP="005526E8">
      <w:pPr>
        <w:shd w:val="clear" w:color="auto" w:fill="FFFFFF" w:themeFill="background1"/>
        <w:spacing w:line="276" w:lineRule="auto"/>
        <w:ind w:firstLine="720"/>
        <w:jc w:val="both"/>
        <w:textAlignment w:val="baseline"/>
        <w:rPr>
          <w:color w:val="000000" w:themeColor="text1"/>
          <w:sz w:val="24"/>
          <w:szCs w:val="24"/>
          <w:lang w:eastAsia="en-ID"/>
        </w:rPr>
      </w:pPr>
      <w:bookmarkStart w:id="121" w:name="_Int_pvjA9DvQ"/>
      <w:r w:rsidRPr="1048FE17">
        <w:rPr>
          <w:color w:val="000000" w:themeColor="text1"/>
          <w:sz w:val="24"/>
          <w:szCs w:val="24"/>
          <w:lang w:eastAsia="en-ID"/>
        </w:rPr>
        <w:t>User</w:t>
      </w:r>
      <w:bookmarkEnd w:id="121"/>
      <w:r w:rsidRPr="1048FE17">
        <w:rPr>
          <w:color w:val="000000" w:themeColor="text1"/>
          <w:sz w:val="24"/>
          <w:szCs w:val="24"/>
          <w:lang w:eastAsia="en-ID"/>
        </w:rPr>
        <w:t xml:space="preserve"> provides the </w:t>
      </w:r>
      <w:proofErr w:type="spellStart"/>
      <w:r w:rsidRPr="1048FE17">
        <w:rPr>
          <w:color w:val="000000" w:themeColor="text1"/>
          <w:sz w:val="24"/>
          <w:szCs w:val="24"/>
          <w:lang w:eastAsia="en-ID"/>
        </w:rPr>
        <w:t>pid’s</w:t>
      </w:r>
      <w:proofErr w:type="spellEnd"/>
      <w:r w:rsidRPr="1048FE17">
        <w:rPr>
          <w:color w:val="000000" w:themeColor="text1"/>
          <w:sz w:val="24"/>
          <w:szCs w:val="24"/>
          <w:lang w:eastAsia="en-ID"/>
        </w:rPr>
        <w:t xml:space="preserve"> to the client will send the data to the process manager then the process manager contains some operations that are performed given as input by the user to the client. </w:t>
      </w:r>
      <w:bookmarkStart w:id="122" w:name="_Int_dvLXdqrG"/>
      <w:r w:rsidRPr="1048FE17">
        <w:rPr>
          <w:color w:val="000000" w:themeColor="text1"/>
          <w:sz w:val="24"/>
          <w:szCs w:val="24"/>
          <w:lang w:eastAsia="en-ID"/>
        </w:rPr>
        <w:t xml:space="preserve">On the basis of the option entered by the user after performing the operations the output </w:t>
      </w:r>
      <w:bookmarkStart w:id="123" w:name="_Int_bedh2hLU"/>
      <w:proofErr w:type="gramStart"/>
      <w:r w:rsidRPr="1048FE17">
        <w:rPr>
          <w:color w:val="000000" w:themeColor="text1"/>
          <w:sz w:val="24"/>
          <w:szCs w:val="24"/>
          <w:lang w:eastAsia="en-ID"/>
        </w:rPr>
        <w:t>is been</w:t>
      </w:r>
      <w:bookmarkEnd w:id="123"/>
      <w:proofErr w:type="gramEnd"/>
      <w:r w:rsidRPr="1048FE17">
        <w:rPr>
          <w:color w:val="000000" w:themeColor="text1"/>
          <w:sz w:val="24"/>
          <w:szCs w:val="24"/>
          <w:lang w:eastAsia="en-ID"/>
        </w:rPr>
        <w:t xml:space="preserve"> displayed in the console.</w:t>
      </w:r>
      <w:bookmarkEnd w:id="122"/>
    </w:p>
    <w:p w14:paraId="2C075F55" w14:textId="4744FB49" w:rsidR="00BC43AA" w:rsidRPr="0016378B" w:rsidRDefault="00BC43AA" w:rsidP="005526E8">
      <w:pPr>
        <w:pStyle w:val="Heading3"/>
        <w:numPr>
          <w:ilvl w:val="0"/>
          <w:numId w:val="0"/>
        </w:numPr>
      </w:pPr>
      <w:bookmarkStart w:id="124" w:name="_Toc207768282"/>
      <w:bookmarkEnd w:id="115"/>
    </w:p>
    <w:p w14:paraId="2196E50A" w14:textId="2F2B3F49" w:rsidR="00644160" w:rsidRPr="0016378B" w:rsidRDefault="00644160" w:rsidP="00EE1630">
      <w:pPr>
        <w:pStyle w:val="BodyText"/>
        <w:spacing w:line="276" w:lineRule="auto"/>
      </w:pPr>
    </w:p>
    <w:p w14:paraId="31E0FD79" w14:textId="13B0C2FC" w:rsidR="00D10D5F" w:rsidRPr="0016378B" w:rsidRDefault="00D10D5F" w:rsidP="005526E8">
      <w:pPr>
        <w:pStyle w:val="Heading3"/>
        <w:numPr>
          <w:ilvl w:val="2"/>
          <w:numId w:val="31"/>
        </w:numPr>
      </w:pPr>
      <w:bookmarkStart w:id="125" w:name="_Toc368912280"/>
      <w:r w:rsidRPr="0016378B">
        <w:t>External Interfaces</w:t>
      </w:r>
      <w:bookmarkStart w:id="126" w:name="_Toc207768283"/>
      <w:bookmarkEnd w:id="124"/>
      <w:bookmarkEnd w:id="125"/>
    </w:p>
    <w:p w14:paraId="2FCA5672" w14:textId="173E922B" w:rsidR="00E26CC9" w:rsidRPr="0016378B" w:rsidRDefault="00E26CC9" w:rsidP="00EE1630">
      <w:pPr>
        <w:pStyle w:val="paragraph"/>
        <w:spacing w:before="0" w:beforeAutospacing="0" w:after="0" w:afterAutospacing="0" w:line="276" w:lineRule="auto"/>
        <w:ind w:left="720"/>
        <w:textAlignment w:val="baseline"/>
        <w:rPr>
          <w:color w:val="000000" w:themeColor="text1"/>
        </w:rPr>
      </w:pPr>
      <w:r w:rsidRPr="0016378B">
        <w:rPr>
          <w:color w:val="000000" w:themeColor="text1"/>
        </w:rPr>
        <w:t xml:space="preserve">Hardware Interfaces </w:t>
      </w:r>
    </w:p>
    <w:p w14:paraId="006326AA" w14:textId="77777777" w:rsidR="00E26CC9" w:rsidRPr="0016378B" w:rsidRDefault="00E26CC9" w:rsidP="00EE1630">
      <w:pPr>
        <w:pStyle w:val="paragraph"/>
        <w:spacing w:before="0" w:beforeAutospacing="0" w:after="0" w:afterAutospacing="0" w:line="276" w:lineRule="auto"/>
        <w:ind w:left="720"/>
        <w:textAlignment w:val="baseline"/>
        <w:rPr>
          <w:color w:val="000000" w:themeColor="text1"/>
        </w:rPr>
      </w:pPr>
      <w:r w:rsidRPr="0016378B">
        <w:rPr>
          <w:color w:val="000000" w:themeColor="text1"/>
        </w:rPr>
        <w:t>• GHz processor, 2 GB RAM or more (system memory)</w:t>
      </w:r>
    </w:p>
    <w:p w14:paraId="76CEF3AA" w14:textId="77777777" w:rsidR="00E26CC9" w:rsidRPr="0016378B" w:rsidRDefault="00E26CC9" w:rsidP="00EE1630">
      <w:pPr>
        <w:pStyle w:val="paragraph"/>
        <w:spacing w:before="0" w:beforeAutospacing="0" w:after="0" w:afterAutospacing="0" w:line="276" w:lineRule="auto"/>
        <w:ind w:firstLine="720"/>
        <w:textAlignment w:val="baseline"/>
        <w:rPr>
          <w:color w:val="000000" w:themeColor="text1"/>
        </w:rPr>
      </w:pPr>
      <w:r w:rsidRPr="0016378B">
        <w:rPr>
          <w:color w:val="000000" w:themeColor="text1"/>
        </w:rPr>
        <w:t>• 20 GB of hard-drive space or more</w:t>
      </w:r>
    </w:p>
    <w:p w14:paraId="7C66AB87" w14:textId="77777777" w:rsidR="00E26CC9" w:rsidRPr="0016378B" w:rsidRDefault="00E26CC9" w:rsidP="00EE1630">
      <w:pPr>
        <w:pStyle w:val="paragraph"/>
        <w:spacing w:before="0" w:beforeAutospacing="0" w:after="0" w:afterAutospacing="0" w:line="276" w:lineRule="auto"/>
        <w:ind w:left="720"/>
        <w:textAlignment w:val="baseline"/>
        <w:rPr>
          <w:color w:val="000000" w:themeColor="text1"/>
        </w:rPr>
      </w:pPr>
      <w:r w:rsidRPr="0016378B">
        <w:rPr>
          <w:color w:val="000000" w:themeColor="text1"/>
        </w:rPr>
        <w:t xml:space="preserve">• VGA capable of 1024×768 screen resolution </w:t>
      </w:r>
    </w:p>
    <w:p w14:paraId="09CF627E" w14:textId="77777777" w:rsidR="00E26CC9" w:rsidRPr="0016378B" w:rsidRDefault="00E26CC9" w:rsidP="00EE1630">
      <w:pPr>
        <w:pStyle w:val="paragraph"/>
        <w:spacing w:before="0" w:beforeAutospacing="0" w:after="0" w:afterAutospacing="0" w:line="276" w:lineRule="auto"/>
        <w:ind w:firstLine="720"/>
        <w:textAlignment w:val="baseline"/>
        <w:rPr>
          <w:color w:val="000000" w:themeColor="text1"/>
        </w:rPr>
      </w:pPr>
      <w:r w:rsidRPr="0016378B">
        <w:rPr>
          <w:color w:val="000000" w:themeColor="text1"/>
        </w:rPr>
        <w:t xml:space="preserve">• Necessary computer peripherals such as keyboards etc. </w:t>
      </w:r>
    </w:p>
    <w:p w14:paraId="74022668" w14:textId="77777777" w:rsidR="00E26CC9" w:rsidRPr="0016378B" w:rsidRDefault="00E26CC9" w:rsidP="00EE1630">
      <w:pPr>
        <w:pStyle w:val="paragraph"/>
        <w:spacing w:before="0" w:beforeAutospacing="0" w:after="0" w:afterAutospacing="0" w:line="276" w:lineRule="auto"/>
        <w:ind w:firstLine="720"/>
        <w:textAlignment w:val="baseline"/>
        <w:rPr>
          <w:color w:val="000000" w:themeColor="text1"/>
        </w:rPr>
      </w:pPr>
      <w:r w:rsidRPr="0016378B">
        <w:rPr>
          <w:color w:val="000000" w:themeColor="text1"/>
        </w:rPr>
        <w:lastRenderedPageBreak/>
        <w:t xml:space="preserve">• Internet Connectivity (Wired/ Wireless) </w:t>
      </w:r>
    </w:p>
    <w:p w14:paraId="11884B2F" w14:textId="77777777" w:rsidR="00E26CC9" w:rsidRPr="0016378B" w:rsidRDefault="00E26CC9" w:rsidP="00EE1630">
      <w:pPr>
        <w:pStyle w:val="paragraph"/>
        <w:spacing w:before="0" w:beforeAutospacing="0" w:after="0" w:afterAutospacing="0" w:line="276" w:lineRule="auto"/>
        <w:textAlignment w:val="baseline"/>
        <w:rPr>
          <w:color w:val="000000" w:themeColor="text1"/>
        </w:rPr>
      </w:pPr>
    </w:p>
    <w:p w14:paraId="3BB52FED" w14:textId="567A29ED" w:rsidR="00E26CC9" w:rsidRPr="0016378B" w:rsidRDefault="00E26CC9" w:rsidP="00EE1630">
      <w:pPr>
        <w:pStyle w:val="paragraph"/>
        <w:spacing w:before="0" w:beforeAutospacing="0" w:after="0" w:afterAutospacing="0" w:line="276" w:lineRule="auto"/>
        <w:ind w:firstLine="720"/>
        <w:textAlignment w:val="baseline"/>
        <w:rPr>
          <w:color w:val="000000" w:themeColor="text1"/>
        </w:rPr>
      </w:pPr>
      <w:r w:rsidRPr="0016378B">
        <w:rPr>
          <w:color w:val="000000" w:themeColor="text1"/>
        </w:rPr>
        <w:t xml:space="preserve">Software Interfaces </w:t>
      </w:r>
    </w:p>
    <w:p w14:paraId="30FC5C68" w14:textId="77777777" w:rsidR="00E26CC9" w:rsidRPr="0016378B" w:rsidRDefault="00E26CC9" w:rsidP="00EE1630">
      <w:pPr>
        <w:pStyle w:val="paragraph"/>
        <w:spacing w:before="0" w:beforeAutospacing="0" w:after="0" w:afterAutospacing="0" w:line="276" w:lineRule="auto"/>
        <w:ind w:firstLine="720"/>
        <w:textAlignment w:val="baseline"/>
        <w:rPr>
          <w:color w:val="000000" w:themeColor="text1"/>
        </w:rPr>
      </w:pPr>
      <w:r w:rsidRPr="0016378B">
        <w:rPr>
          <w:color w:val="000000" w:themeColor="text1"/>
        </w:rPr>
        <w:t xml:space="preserve">• Windows/ Linux Based OS/ Mac OS/ Any OS capable of running c ++ </w:t>
      </w:r>
    </w:p>
    <w:p w14:paraId="5C71DC4B" w14:textId="77777777" w:rsidR="00E26CC9" w:rsidRPr="0016378B" w:rsidRDefault="00E26CC9" w:rsidP="00EE1630">
      <w:pPr>
        <w:pStyle w:val="paragraph"/>
        <w:spacing w:before="0" w:beforeAutospacing="0" w:after="0" w:afterAutospacing="0" w:line="276" w:lineRule="auto"/>
        <w:ind w:firstLine="720"/>
        <w:textAlignment w:val="baseline"/>
        <w:rPr>
          <w:color w:val="000000" w:themeColor="text1"/>
        </w:rPr>
      </w:pPr>
      <w:r w:rsidRPr="0016378B">
        <w:rPr>
          <w:color w:val="000000" w:themeColor="text1"/>
        </w:rPr>
        <w:t xml:space="preserve">• Database </w:t>
      </w:r>
    </w:p>
    <w:p w14:paraId="171D1346" w14:textId="77777777" w:rsidR="00E26CC9" w:rsidRPr="0016378B" w:rsidRDefault="00E26CC9" w:rsidP="00EE1630">
      <w:pPr>
        <w:pStyle w:val="paragraph"/>
        <w:spacing w:before="0" w:beforeAutospacing="0" w:after="0" w:afterAutospacing="0" w:line="276" w:lineRule="auto"/>
        <w:ind w:left="720"/>
        <w:textAlignment w:val="baseline"/>
        <w:rPr>
          <w:color w:val="000000" w:themeColor="text1"/>
          <w:sz w:val="13"/>
          <w:szCs w:val="13"/>
        </w:rPr>
      </w:pPr>
      <w:r w:rsidRPr="0016378B">
        <w:rPr>
          <w:color w:val="000000" w:themeColor="text1"/>
        </w:rPr>
        <w:t>• Server</w:t>
      </w:r>
    </w:p>
    <w:p w14:paraId="5B7D567D" w14:textId="77777777" w:rsidR="00E26CC9" w:rsidRPr="0016378B" w:rsidRDefault="00E26CC9" w:rsidP="00EE1630">
      <w:pPr>
        <w:pStyle w:val="BodyText"/>
        <w:spacing w:line="276" w:lineRule="auto"/>
      </w:pPr>
    </w:p>
    <w:p w14:paraId="1224A591" w14:textId="0994C80F" w:rsidR="00F304DA" w:rsidRPr="0016378B" w:rsidRDefault="0045480B" w:rsidP="005526E8">
      <w:pPr>
        <w:pStyle w:val="Heading1"/>
      </w:pPr>
      <w:bookmarkStart w:id="127" w:name="_Toc207768287"/>
      <w:bookmarkStart w:id="128" w:name="_Toc368912281"/>
      <w:bookmarkEnd w:id="126"/>
      <w:r w:rsidRPr="1048FE17">
        <w:t>Detailed System Design</w:t>
      </w:r>
      <w:bookmarkEnd w:id="127"/>
      <w:bookmarkEnd w:id="128"/>
    </w:p>
    <w:p w14:paraId="69F0D163" w14:textId="3EF36F95" w:rsidR="16ECCBF5" w:rsidRDefault="16ECCBF5" w:rsidP="005526E8">
      <w:pPr>
        <w:ind w:left="142" w:firstLine="720"/>
        <w:jc w:val="both"/>
        <w:rPr>
          <w:color w:val="000000" w:themeColor="text1"/>
          <w:sz w:val="24"/>
          <w:szCs w:val="24"/>
        </w:rPr>
      </w:pPr>
      <w:bookmarkStart w:id="129" w:name="_Toc207768300"/>
      <w:r>
        <w:t xml:space="preserve"> </w:t>
      </w:r>
      <w:bookmarkStart w:id="130" w:name="_Int_on8WugLd"/>
      <w:r w:rsidR="4F3688D4" w:rsidRPr="1048FE17">
        <w:rPr>
          <w:color w:val="000000" w:themeColor="text1"/>
          <w:sz w:val="24"/>
          <w:szCs w:val="24"/>
        </w:rPr>
        <w:t>In this section we are going to represent the key sections that have been implemented while implementing low level design.</w:t>
      </w:r>
      <w:bookmarkEnd w:id="130"/>
      <w:r w:rsidR="4F3688D4" w:rsidRPr="1048FE17">
        <w:rPr>
          <w:color w:val="000000" w:themeColor="text1"/>
          <w:sz w:val="24"/>
          <w:szCs w:val="24"/>
        </w:rPr>
        <w:t xml:space="preserve"> Low level design includes the parameters, attributes and particulars that are used while implementing application.</w:t>
      </w:r>
    </w:p>
    <w:p w14:paraId="6A16899B" w14:textId="28AE5610" w:rsidR="1048FE17" w:rsidRDefault="1048FE17" w:rsidP="005526E8">
      <w:pPr>
        <w:ind w:left="142"/>
      </w:pPr>
    </w:p>
    <w:p w14:paraId="7A962BCD" w14:textId="77777777" w:rsidR="00F304DA" w:rsidRPr="0016378B" w:rsidRDefault="0045480B" w:rsidP="005526E8">
      <w:pPr>
        <w:pStyle w:val="Heading2"/>
        <w:spacing w:line="276" w:lineRule="auto"/>
        <w:ind w:hanging="333"/>
        <w:rPr>
          <w:rFonts w:ascii="Times New Roman" w:hAnsi="Times New Roman" w:cs="Times New Roman"/>
          <w:sz w:val="28"/>
          <w:szCs w:val="32"/>
        </w:rPr>
      </w:pPr>
      <w:bookmarkStart w:id="131" w:name="_Toc368912282"/>
      <w:r w:rsidRPr="1048FE17">
        <w:rPr>
          <w:rFonts w:ascii="Times New Roman" w:hAnsi="Times New Roman" w:cs="Times New Roman"/>
          <w:sz w:val="28"/>
        </w:rPr>
        <w:t>Key Entities</w:t>
      </w:r>
      <w:bookmarkStart w:id="132" w:name="_Toc207768301"/>
      <w:bookmarkEnd w:id="129"/>
      <w:bookmarkEnd w:id="131"/>
    </w:p>
    <w:p w14:paraId="5835F2BA" w14:textId="52B33010" w:rsidR="002724FC" w:rsidRPr="0016378B" w:rsidRDefault="15F6B00A" w:rsidP="005526E8">
      <w:pPr>
        <w:spacing w:line="276" w:lineRule="auto"/>
        <w:ind w:left="142" w:firstLine="810"/>
        <w:rPr>
          <w:sz w:val="24"/>
          <w:szCs w:val="24"/>
        </w:rPr>
      </w:pPr>
      <w:r w:rsidRPr="1048FE17">
        <w:rPr>
          <w:sz w:val="24"/>
          <w:szCs w:val="24"/>
        </w:rPr>
        <w:t xml:space="preserve"> The key entities are Socket programming which involves communication between server and client. </w:t>
      </w:r>
      <w:bookmarkStart w:id="133" w:name="_Int_YfBKV8FP"/>
      <w:r w:rsidRPr="1048FE17">
        <w:rPr>
          <w:sz w:val="24"/>
          <w:szCs w:val="24"/>
        </w:rPr>
        <w:t xml:space="preserve">Another important entity is </w:t>
      </w:r>
      <w:bookmarkStart w:id="134" w:name="_Int_tBgpS6Os"/>
      <w:r w:rsidR="720EBAE3" w:rsidRPr="1048FE17">
        <w:rPr>
          <w:sz w:val="24"/>
          <w:szCs w:val="24"/>
        </w:rPr>
        <w:t>client</w:t>
      </w:r>
      <w:bookmarkEnd w:id="134"/>
      <w:r w:rsidR="720EBAE3" w:rsidRPr="1048FE17">
        <w:rPr>
          <w:sz w:val="24"/>
          <w:szCs w:val="24"/>
        </w:rPr>
        <w:t xml:space="preserve"> </w:t>
      </w:r>
      <w:r w:rsidRPr="1048FE17">
        <w:rPr>
          <w:sz w:val="24"/>
          <w:szCs w:val="24"/>
        </w:rPr>
        <w:t xml:space="preserve">which is to be implemented </w:t>
      </w:r>
      <w:bookmarkStart w:id="135" w:name="_Int_4uJH0CIs"/>
      <w:r w:rsidRPr="1048FE17">
        <w:rPr>
          <w:sz w:val="24"/>
          <w:szCs w:val="24"/>
        </w:rPr>
        <w:t>in server</w:t>
      </w:r>
      <w:bookmarkEnd w:id="135"/>
      <w:r w:rsidRPr="1048FE17">
        <w:rPr>
          <w:sz w:val="24"/>
          <w:szCs w:val="24"/>
        </w:rPr>
        <w:t xml:space="preserve"> </w:t>
      </w:r>
      <w:bookmarkStart w:id="136" w:name="_Int_4u6xs0TF"/>
      <w:r w:rsidRPr="1048FE17">
        <w:rPr>
          <w:sz w:val="24"/>
          <w:szCs w:val="24"/>
        </w:rPr>
        <w:t>side</w:t>
      </w:r>
      <w:bookmarkEnd w:id="136"/>
      <w:r w:rsidRPr="1048FE17">
        <w:rPr>
          <w:sz w:val="24"/>
          <w:szCs w:val="24"/>
        </w:rPr>
        <w:t xml:space="preserve"> helps to</w:t>
      </w:r>
      <w:r w:rsidR="009D46F5">
        <w:rPr>
          <w:sz w:val="24"/>
          <w:szCs w:val="24"/>
        </w:rPr>
        <w:t xml:space="preserve"> perform </w:t>
      </w:r>
      <w:proofErr w:type="gramStart"/>
      <w:r w:rsidR="009D46F5">
        <w:rPr>
          <w:sz w:val="24"/>
          <w:szCs w:val="24"/>
        </w:rPr>
        <w:t xml:space="preserve">operations </w:t>
      </w:r>
      <w:r w:rsidRPr="1048FE17">
        <w:rPr>
          <w:sz w:val="24"/>
          <w:szCs w:val="24"/>
        </w:rPr>
        <w:t xml:space="preserve"> as</w:t>
      </w:r>
      <w:proofErr w:type="gramEnd"/>
      <w:r w:rsidRPr="1048FE17">
        <w:rPr>
          <w:sz w:val="24"/>
          <w:szCs w:val="24"/>
        </w:rPr>
        <w:t xml:space="preserve"> selected by </w:t>
      </w:r>
      <w:bookmarkStart w:id="137" w:name="_Int_oIr5NS2s"/>
      <w:r w:rsidRPr="1048FE17">
        <w:rPr>
          <w:sz w:val="24"/>
          <w:szCs w:val="24"/>
        </w:rPr>
        <w:t>user</w:t>
      </w:r>
      <w:bookmarkEnd w:id="137"/>
      <w:r w:rsidRPr="1048FE17">
        <w:rPr>
          <w:sz w:val="24"/>
          <w:szCs w:val="24"/>
        </w:rPr>
        <w:t>.</w:t>
      </w:r>
      <w:bookmarkEnd w:id="133"/>
    </w:p>
    <w:p w14:paraId="30E7AC84" w14:textId="27F668E7" w:rsidR="002724FC" w:rsidRPr="0016378B" w:rsidRDefault="002724FC" w:rsidP="00EE1630">
      <w:pPr>
        <w:pStyle w:val="BodyText"/>
        <w:spacing w:line="276" w:lineRule="auto"/>
        <w:ind w:left="851"/>
        <w:rPr>
          <w:sz w:val="24"/>
          <w:szCs w:val="24"/>
        </w:rPr>
      </w:pPr>
    </w:p>
    <w:p w14:paraId="2ABD1110" w14:textId="7E6B5707" w:rsidR="00F304DA" w:rsidRPr="0016378B" w:rsidRDefault="0045480B" w:rsidP="005526E8">
      <w:pPr>
        <w:pStyle w:val="Heading2"/>
        <w:spacing w:line="276" w:lineRule="auto"/>
        <w:ind w:left="142"/>
        <w:rPr>
          <w:rFonts w:ascii="Times New Roman" w:hAnsi="Times New Roman" w:cs="Times New Roman"/>
          <w:sz w:val="28"/>
        </w:rPr>
      </w:pPr>
      <w:bookmarkStart w:id="138" w:name="_Toc368912283"/>
      <w:r w:rsidRPr="1048FE17">
        <w:rPr>
          <w:rFonts w:ascii="Times New Roman" w:hAnsi="Times New Roman" w:cs="Times New Roman"/>
          <w:sz w:val="28"/>
        </w:rPr>
        <w:t>Detailed-Level Database Design</w:t>
      </w:r>
      <w:bookmarkEnd w:id="132"/>
      <w:bookmarkEnd w:id="138"/>
    </w:p>
    <w:p w14:paraId="708CDF4D" w14:textId="34123F16" w:rsidR="13407A6D" w:rsidRDefault="13407A6D" w:rsidP="005526E8">
      <w:pPr>
        <w:ind w:left="-284"/>
      </w:pPr>
      <w:bookmarkStart w:id="139" w:name="_Toc207768303"/>
      <w:r>
        <w:t xml:space="preserve">                   Not applicable for our application</w:t>
      </w:r>
    </w:p>
    <w:p w14:paraId="5AAC0A2D" w14:textId="019D8D0A" w:rsidR="005E7584" w:rsidRPr="0016378B" w:rsidRDefault="005E7584" w:rsidP="005526E8">
      <w:pPr>
        <w:pStyle w:val="Heading3"/>
      </w:pPr>
      <w:bookmarkStart w:id="140" w:name="_Toc361156525"/>
      <w:bookmarkStart w:id="141" w:name="_Toc368912284"/>
      <w:r>
        <w:t>Data Mapping Information</w:t>
      </w:r>
      <w:bookmarkEnd w:id="140"/>
      <w:bookmarkEnd w:id="141"/>
    </w:p>
    <w:p w14:paraId="091CF354" w14:textId="35668038" w:rsidR="68F1EEE2" w:rsidRDefault="68F1EEE2" w:rsidP="005526E8">
      <w:pPr>
        <w:ind w:left="-284" w:firstLine="993"/>
      </w:pPr>
      <w:r>
        <w:t>Not applicable for our application</w:t>
      </w:r>
    </w:p>
    <w:p w14:paraId="39639367" w14:textId="77777777" w:rsidR="005E7584" w:rsidRPr="0016378B" w:rsidRDefault="005E7584" w:rsidP="005526E8">
      <w:pPr>
        <w:pStyle w:val="Heading3"/>
      </w:pPr>
      <w:bookmarkStart w:id="142" w:name="_Toc368912285"/>
      <w:r>
        <w:t>Data Conversion</w:t>
      </w:r>
      <w:bookmarkEnd w:id="142"/>
    </w:p>
    <w:p w14:paraId="16EE3E3A" w14:textId="43DDE45C" w:rsidR="029C3F43" w:rsidRDefault="029C3F43" w:rsidP="005526E8">
      <w:pPr>
        <w:ind w:hanging="851"/>
      </w:pPr>
      <w:r>
        <w:t xml:space="preserve">                                Not applicable for our application</w:t>
      </w:r>
    </w:p>
    <w:p w14:paraId="641FC5B8" w14:textId="77777777" w:rsidR="00F304DA" w:rsidRPr="00EE1630" w:rsidRDefault="0045480B" w:rsidP="00BA5B98">
      <w:pPr>
        <w:pStyle w:val="Heading2"/>
        <w:spacing w:line="276" w:lineRule="auto"/>
        <w:ind w:left="0"/>
        <w:rPr>
          <w:rFonts w:ascii="Times New Roman" w:hAnsi="Times New Roman" w:cs="Times New Roman"/>
          <w:sz w:val="28"/>
          <w:szCs w:val="32"/>
        </w:rPr>
      </w:pPr>
      <w:bookmarkStart w:id="143" w:name="_Toc368912286"/>
      <w:r w:rsidRPr="1048FE17">
        <w:rPr>
          <w:rFonts w:ascii="Times New Roman" w:hAnsi="Times New Roman" w:cs="Times New Roman"/>
          <w:sz w:val="28"/>
        </w:rPr>
        <w:t>Archival and retention requirements</w:t>
      </w:r>
      <w:bookmarkStart w:id="144" w:name="_Toc207768304"/>
      <w:bookmarkEnd w:id="139"/>
      <w:bookmarkEnd w:id="143"/>
    </w:p>
    <w:p w14:paraId="31F115D0" w14:textId="22377B42" w:rsidR="00065178" w:rsidRPr="0016378B" w:rsidRDefault="07EA7A93" w:rsidP="00BA5B98">
      <w:pPr>
        <w:pStyle w:val="InfoBlue"/>
        <w:spacing w:line="276" w:lineRule="auto"/>
        <w:ind w:left="0" w:hanging="862"/>
        <w:rPr>
          <w:i w:val="0"/>
          <w:color w:val="000000" w:themeColor="text1"/>
        </w:rPr>
      </w:pPr>
      <w:r>
        <w:t xml:space="preserve">               </w:t>
      </w:r>
      <w:r w:rsidRPr="1048FE17">
        <w:rPr>
          <w:color w:val="000000" w:themeColor="text1"/>
        </w:rPr>
        <w:t xml:space="preserve">  </w:t>
      </w:r>
      <w:r w:rsidRPr="1048FE17">
        <w:rPr>
          <w:i w:val="0"/>
          <w:color w:val="000000" w:themeColor="text1"/>
        </w:rPr>
        <w:t>Not applicable for our application</w:t>
      </w:r>
    </w:p>
    <w:p w14:paraId="08DE8A9B" w14:textId="3F47C994" w:rsidR="004F467C" w:rsidRDefault="004F467C" w:rsidP="00BA5B98">
      <w:pPr>
        <w:pStyle w:val="Heading2"/>
        <w:spacing w:line="276" w:lineRule="auto"/>
        <w:ind w:left="0"/>
        <w:rPr>
          <w:rFonts w:ascii="Times New Roman" w:hAnsi="Times New Roman" w:cs="Times New Roman"/>
          <w:sz w:val="28"/>
        </w:rPr>
      </w:pPr>
      <w:bookmarkStart w:id="145" w:name="_Toc368912287"/>
      <w:r w:rsidRPr="1048FE17">
        <w:rPr>
          <w:rFonts w:ascii="Times New Roman" w:hAnsi="Times New Roman" w:cs="Times New Roman"/>
          <w:sz w:val="28"/>
        </w:rPr>
        <w:t>Disaster and Failure Recovery</w:t>
      </w:r>
      <w:bookmarkEnd w:id="145"/>
    </w:p>
    <w:p w14:paraId="400CFE98" w14:textId="2CF0F623" w:rsidR="009D46F5" w:rsidRPr="009D46F5" w:rsidRDefault="009D46F5" w:rsidP="00BA5B98">
      <w:r>
        <w:t>Not applicable for this application</w:t>
      </w:r>
    </w:p>
    <w:p w14:paraId="074CC950" w14:textId="57DDF614" w:rsidR="00E120EC" w:rsidRPr="00EE1630" w:rsidRDefault="00E120EC" w:rsidP="005526E8">
      <w:pPr>
        <w:pStyle w:val="Heading2"/>
        <w:spacing w:line="276" w:lineRule="auto"/>
        <w:ind w:left="0"/>
        <w:rPr>
          <w:rFonts w:ascii="Times New Roman" w:hAnsi="Times New Roman" w:cs="Times New Roman"/>
          <w:sz w:val="28"/>
        </w:rPr>
      </w:pPr>
      <w:bookmarkStart w:id="146" w:name="_Toc361156518"/>
      <w:bookmarkStart w:id="147" w:name="_Toc368912288"/>
      <w:r w:rsidRPr="1048FE17">
        <w:rPr>
          <w:rFonts w:ascii="Times New Roman" w:hAnsi="Times New Roman" w:cs="Times New Roman"/>
          <w:sz w:val="28"/>
        </w:rPr>
        <w:t>Business Process workflow</w:t>
      </w:r>
      <w:bookmarkEnd w:id="146"/>
      <w:bookmarkEnd w:id="147"/>
      <w:r w:rsidRPr="1048FE17">
        <w:rPr>
          <w:rFonts w:ascii="Times New Roman" w:hAnsi="Times New Roman" w:cs="Times New Roman"/>
          <w:sz w:val="28"/>
        </w:rPr>
        <w:t xml:space="preserve"> </w:t>
      </w:r>
    </w:p>
    <w:p w14:paraId="0728A4F8" w14:textId="5324B9A0" w:rsidR="00A610A4" w:rsidRPr="0016378B" w:rsidRDefault="1E4274F3" w:rsidP="1048FE17">
      <w:pPr>
        <w:spacing w:line="276" w:lineRule="auto"/>
        <w:jc w:val="both"/>
      </w:pPr>
      <w:r>
        <w:t xml:space="preserve">                 </w:t>
      </w:r>
      <w:r w:rsidRPr="1048FE17">
        <w:rPr>
          <w:sz w:val="24"/>
          <w:szCs w:val="24"/>
        </w:rPr>
        <w:t xml:space="preserve">The workflow of our application </w:t>
      </w:r>
      <w:bookmarkStart w:id="148" w:name="_Int_2dXB5jWU"/>
      <w:r w:rsidRPr="1048FE17">
        <w:rPr>
          <w:sz w:val="24"/>
          <w:szCs w:val="24"/>
        </w:rPr>
        <w:t>mainly involves</w:t>
      </w:r>
      <w:bookmarkEnd w:id="148"/>
      <w:r w:rsidRPr="1048FE17">
        <w:rPr>
          <w:sz w:val="24"/>
          <w:szCs w:val="24"/>
        </w:rPr>
        <w:t xml:space="preserve"> socket IPC in between client and server. Here client acts as user-interface and helps user to decide whether to start or stop process manager </w:t>
      </w:r>
      <w:r w:rsidR="42689C9F" w:rsidRPr="1048FE17">
        <w:rPr>
          <w:sz w:val="24"/>
          <w:szCs w:val="24"/>
        </w:rPr>
        <w:t>and</w:t>
      </w:r>
      <w:r w:rsidRPr="1048FE17">
        <w:rPr>
          <w:sz w:val="24"/>
          <w:szCs w:val="24"/>
        </w:rPr>
        <w:t xml:space="preserve"> decide whether to manage processes to be implemented as per </w:t>
      </w:r>
      <w:r w:rsidR="0BC132E7" w:rsidRPr="1048FE17">
        <w:rPr>
          <w:sz w:val="24"/>
          <w:szCs w:val="24"/>
        </w:rPr>
        <w:t>client</w:t>
      </w:r>
      <w:r w:rsidRPr="1048FE17">
        <w:rPr>
          <w:sz w:val="24"/>
          <w:szCs w:val="24"/>
        </w:rPr>
        <w:t xml:space="preserve"> interest. </w:t>
      </w:r>
    </w:p>
    <w:p w14:paraId="27F24451" w14:textId="436E5201" w:rsidR="00A610A4" w:rsidRPr="0016378B" w:rsidRDefault="005526E8" w:rsidP="005526E8">
      <w:pPr>
        <w:spacing w:line="276" w:lineRule="auto"/>
        <w:ind w:firstLine="432"/>
        <w:jc w:val="both"/>
        <w:rPr>
          <w:sz w:val="24"/>
          <w:szCs w:val="24"/>
        </w:rPr>
      </w:pPr>
      <w:bookmarkStart w:id="149" w:name="_Int_cZ90SnF4"/>
      <w:r>
        <w:rPr>
          <w:sz w:val="24"/>
          <w:szCs w:val="24"/>
        </w:rPr>
        <w:lastRenderedPageBreak/>
        <w:t xml:space="preserve">       </w:t>
      </w:r>
      <w:r w:rsidR="1E4274F3" w:rsidRPr="1048FE17">
        <w:rPr>
          <w:sz w:val="24"/>
          <w:szCs w:val="24"/>
        </w:rPr>
        <w:t xml:space="preserve">The data which is given by </w:t>
      </w:r>
      <w:r w:rsidR="71B875FD" w:rsidRPr="1048FE17">
        <w:rPr>
          <w:sz w:val="24"/>
          <w:szCs w:val="24"/>
        </w:rPr>
        <w:t>the client</w:t>
      </w:r>
      <w:r w:rsidR="1E4274F3" w:rsidRPr="1048FE17">
        <w:rPr>
          <w:sz w:val="24"/>
          <w:szCs w:val="24"/>
        </w:rPr>
        <w:t xml:space="preserve"> includes the type of processes to be scheduled.</w:t>
      </w:r>
      <w:bookmarkEnd w:id="149"/>
      <w:r w:rsidR="1E4274F3" w:rsidRPr="1048FE17">
        <w:rPr>
          <w:sz w:val="24"/>
          <w:szCs w:val="24"/>
        </w:rPr>
        <w:t xml:space="preserve"> The data given by </w:t>
      </w:r>
      <w:r w:rsidR="6FF81E8D" w:rsidRPr="1048FE17">
        <w:rPr>
          <w:sz w:val="24"/>
          <w:szCs w:val="24"/>
        </w:rPr>
        <w:t>client</w:t>
      </w:r>
      <w:r w:rsidR="1E4274F3" w:rsidRPr="1048FE17">
        <w:rPr>
          <w:sz w:val="24"/>
          <w:szCs w:val="24"/>
        </w:rPr>
        <w:t xml:space="preserve"> is stored in Map STL and sent to the server, where in between Message queue IPC ‘s </w:t>
      </w:r>
      <w:r w:rsidR="66913E5D" w:rsidRPr="1048FE17">
        <w:rPr>
          <w:sz w:val="24"/>
          <w:szCs w:val="24"/>
        </w:rPr>
        <w:t>is</w:t>
      </w:r>
      <w:r w:rsidR="1E4274F3" w:rsidRPr="1048FE17">
        <w:rPr>
          <w:sz w:val="24"/>
          <w:szCs w:val="24"/>
        </w:rPr>
        <w:t xml:space="preserve"> implemented. Based on the selection of </w:t>
      </w:r>
      <w:r w:rsidR="608E4AFB" w:rsidRPr="1048FE17">
        <w:rPr>
          <w:sz w:val="24"/>
          <w:szCs w:val="24"/>
        </w:rPr>
        <w:t xml:space="preserve">process </w:t>
      </w:r>
      <w:r w:rsidR="1E4274F3" w:rsidRPr="1048FE17">
        <w:rPr>
          <w:sz w:val="24"/>
          <w:szCs w:val="24"/>
        </w:rPr>
        <w:t xml:space="preserve">the server runs the respective </w:t>
      </w:r>
      <w:proofErr w:type="gramStart"/>
      <w:r w:rsidR="10C6F4D6" w:rsidRPr="1048FE17">
        <w:rPr>
          <w:sz w:val="24"/>
          <w:szCs w:val="24"/>
        </w:rPr>
        <w:t>menu based</w:t>
      </w:r>
      <w:proofErr w:type="gramEnd"/>
      <w:r w:rsidR="10C6F4D6" w:rsidRPr="1048FE17">
        <w:rPr>
          <w:sz w:val="24"/>
          <w:szCs w:val="24"/>
        </w:rPr>
        <w:t xml:space="preserve"> process </w:t>
      </w:r>
      <w:r w:rsidR="1E4274F3" w:rsidRPr="1048FE17">
        <w:rPr>
          <w:sz w:val="24"/>
          <w:szCs w:val="24"/>
        </w:rPr>
        <w:t>to schedule the given process.</w:t>
      </w:r>
    </w:p>
    <w:p w14:paraId="27D3B863" w14:textId="1241E2B9" w:rsidR="00A610A4" w:rsidRPr="0016378B" w:rsidRDefault="00A610A4" w:rsidP="1048FE17">
      <w:pPr>
        <w:pStyle w:val="BodyText"/>
      </w:pPr>
    </w:p>
    <w:p w14:paraId="00557BE5" w14:textId="77777777" w:rsidR="00E120EC" w:rsidRPr="00EE1630" w:rsidRDefault="00E120EC" w:rsidP="005526E8">
      <w:pPr>
        <w:pStyle w:val="Heading2"/>
        <w:spacing w:line="276" w:lineRule="auto"/>
        <w:ind w:left="0"/>
        <w:rPr>
          <w:rFonts w:ascii="Times New Roman" w:hAnsi="Times New Roman" w:cs="Times New Roman"/>
          <w:sz w:val="28"/>
          <w:szCs w:val="32"/>
        </w:rPr>
      </w:pPr>
      <w:bookmarkStart w:id="150" w:name="_Toc361156519"/>
      <w:bookmarkStart w:id="151" w:name="_Toc368912289"/>
      <w:r w:rsidRPr="1048FE17">
        <w:rPr>
          <w:rFonts w:ascii="Times New Roman" w:hAnsi="Times New Roman" w:cs="Times New Roman"/>
          <w:sz w:val="28"/>
        </w:rPr>
        <w:t>Business Process Modeling and Management (as applicable)</w:t>
      </w:r>
      <w:bookmarkEnd w:id="150"/>
      <w:bookmarkEnd w:id="151"/>
    </w:p>
    <w:p w14:paraId="16E5B0DC" w14:textId="7AA5E6C0" w:rsidR="00A610A4" w:rsidRPr="0016378B" w:rsidRDefault="5D53E33C" w:rsidP="1048FE17">
      <w:pPr>
        <w:spacing w:line="276" w:lineRule="auto"/>
        <w:jc w:val="both"/>
      </w:pPr>
      <w:r w:rsidRPr="1048FE17">
        <w:t xml:space="preserve">        </w:t>
      </w:r>
      <w:r w:rsidR="005526E8">
        <w:t xml:space="preserve">       </w:t>
      </w:r>
      <w:r w:rsidRPr="1048FE17">
        <w:t xml:space="preserve">  </w:t>
      </w:r>
      <w:r w:rsidRPr="1048FE17">
        <w:rPr>
          <w:sz w:val="24"/>
          <w:szCs w:val="24"/>
        </w:rPr>
        <w:t xml:space="preserve">The business model used is Agile methodology, where the application is iterated after implementing each of processes in between the actual implementation of application. The steps implemented are </w:t>
      </w:r>
      <w:bookmarkStart w:id="152" w:name="_Int_bfWSVFbw"/>
      <w:r w:rsidRPr="1048FE17">
        <w:rPr>
          <w:sz w:val="24"/>
          <w:szCs w:val="24"/>
        </w:rPr>
        <w:t>planning</w:t>
      </w:r>
      <w:bookmarkEnd w:id="152"/>
      <w:r w:rsidRPr="1048FE17">
        <w:rPr>
          <w:sz w:val="24"/>
          <w:szCs w:val="24"/>
        </w:rPr>
        <w:t xml:space="preserve"> phase, which involves the detailed understanding of SRS and further documenting the system requirement specification.</w:t>
      </w:r>
    </w:p>
    <w:p w14:paraId="629226FD" w14:textId="5053083D" w:rsidR="00A610A4" w:rsidRPr="0016378B" w:rsidRDefault="5D53E33C" w:rsidP="1048FE17">
      <w:pPr>
        <w:spacing w:line="276" w:lineRule="auto"/>
        <w:ind w:firstLine="524"/>
        <w:jc w:val="both"/>
      </w:pPr>
      <w:r w:rsidRPr="1048FE17">
        <w:rPr>
          <w:sz w:val="24"/>
          <w:szCs w:val="24"/>
        </w:rPr>
        <w:t xml:space="preserve"> </w:t>
      </w:r>
    </w:p>
    <w:p w14:paraId="6A7EB011" w14:textId="53961752" w:rsidR="00A610A4" w:rsidRPr="0016378B" w:rsidRDefault="005526E8" w:rsidP="005526E8">
      <w:pPr>
        <w:spacing w:line="276" w:lineRule="auto"/>
        <w:ind w:firstLine="720"/>
        <w:jc w:val="both"/>
      </w:pPr>
      <w:r>
        <w:rPr>
          <w:sz w:val="24"/>
          <w:szCs w:val="24"/>
        </w:rPr>
        <w:t xml:space="preserve">  </w:t>
      </w:r>
      <w:r w:rsidR="5D53E33C" w:rsidRPr="1048FE17">
        <w:rPr>
          <w:sz w:val="24"/>
          <w:szCs w:val="24"/>
        </w:rPr>
        <w:t xml:space="preserve">The next step analyzing requirements and resources and then </w:t>
      </w:r>
      <w:proofErr w:type="spellStart"/>
      <w:r w:rsidR="5D53E33C" w:rsidRPr="1048FE17">
        <w:rPr>
          <w:sz w:val="24"/>
          <w:szCs w:val="24"/>
        </w:rPr>
        <w:t>designing.UML</w:t>
      </w:r>
      <w:proofErr w:type="spellEnd"/>
      <w:r w:rsidR="5D53E33C" w:rsidRPr="1048FE17">
        <w:rPr>
          <w:sz w:val="24"/>
          <w:szCs w:val="24"/>
        </w:rPr>
        <w:t xml:space="preserve"> designing approach is used to complete this step. The next step was actual application implementation. The application was iterated for each phase of implementing it.</w:t>
      </w:r>
    </w:p>
    <w:p w14:paraId="345610C5" w14:textId="36B533E6" w:rsidR="00A610A4" w:rsidRDefault="00E120EC" w:rsidP="005526E8">
      <w:pPr>
        <w:pStyle w:val="Heading2"/>
        <w:spacing w:line="276" w:lineRule="auto"/>
        <w:ind w:left="0"/>
        <w:rPr>
          <w:rFonts w:ascii="Times New Roman" w:hAnsi="Times New Roman" w:cs="Times New Roman"/>
          <w:sz w:val="28"/>
        </w:rPr>
      </w:pPr>
      <w:bookmarkStart w:id="153" w:name="_Toc361156521"/>
      <w:bookmarkStart w:id="154" w:name="_Toc368912290"/>
      <w:r w:rsidRPr="1048FE17">
        <w:rPr>
          <w:rFonts w:ascii="Times New Roman" w:hAnsi="Times New Roman" w:cs="Times New Roman"/>
          <w:sz w:val="28"/>
        </w:rPr>
        <w:t>Business Logic</w:t>
      </w:r>
      <w:bookmarkEnd w:id="153"/>
      <w:bookmarkEnd w:id="154"/>
    </w:p>
    <w:p w14:paraId="7AFC8193" w14:textId="164FE2F9" w:rsidR="006F58CD" w:rsidRDefault="005526E8" w:rsidP="006F58CD">
      <w:pPr>
        <w:pStyle w:val="paragraph"/>
        <w:spacing w:before="0" w:beforeAutospacing="0" w:after="0" w:afterAutospacing="0"/>
        <w:jc w:val="both"/>
        <w:textAlignment w:val="baseline"/>
        <w:rPr>
          <w:rStyle w:val="eop"/>
          <w:iCs/>
        </w:rPr>
      </w:pPr>
      <w:r>
        <w:rPr>
          <w:rStyle w:val="eop"/>
          <w:iCs/>
        </w:rPr>
        <w:t>Q</w:t>
      </w:r>
      <w:r>
        <w:rPr>
          <w:rStyle w:val="eop"/>
          <w:iCs/>
        </w:rPr>
        <w:tab/>
      </w:r>
      <w:r w:rsidR="006F58CD">
        <w:rPr>
          <w:rStyle w:val="eop"/>
          <w:iCs/>
        </w:rPr>
        <w:t>In this section, we are going to represent the important entities implemented in business logic while implementing application.</w:t>
      </w:r>
    </w:p>
    <w:p w14:paraId="3B21D5E7" w14:textId="51DDC2AC" w:rsidR="00920D46" w:rsidRPr="00920D46" w:rsidRDefault="00C916DA" w:rsidP="005526E8">
      <w:pPr>
        <w:pStyle w:val="Heading3"/>
      </w:pPr>
      <w:r>
        <w:rPr>
          <w:rStyle w:val="eop"/>
          <w:iCs/>
        </w:rPr>
        <w:t>c</w:t>
      </w:r>
      <w:r w:rsidR="00920D46">
        <w:rPr>
          <w:rStyle w:val="eop"/>
          <w:iCs/>
        </w:rPr>
        <w:t>lient main.cpp</w:t>
      </w:r>
    </w:p>
    <w:tbl>
      <w:tblPr>
        <w:tblStyle w:val="TableGrid"/>
        <w:tblW w:w="9530" w:type="dxa"/>
        <w:tblLook w:val="04A0" w:firstRow="1" w:lastRow="0" w:firstColumn="1" w:lastColumn="0" w:noHBand="0" w:noVBand="1"/>
      </w:tblPr>
      <w:tblGrid>
        <w:gridCol w:w="3176"/>
        <w:gridCol w:w="3177"/>
        <w:gridCol w:w="3177"/>
      </w:tblGrid>
      <w:tr w:rsidR="00920D46" w14:paraId="3E75FF5F" w14:textId="77777777" w:rsidTr="00C916DA">
        <w:trPr>
          <w:trHeight w:val="123"/>
        </w:trPr>
        <w:tc>
          <w:tcPr>
            <w:tcW w:w="3176" w:type="dxa"/>
          </w:tcPr>
          <w:p w14:paraId="51486F99" w14:textId="7DA76A23" w:rsidR="00920D46" w:rsidRDefault="00920D46" w:rsidP="006F58CD">
            <w:pPr>
              <w:pStyle w:val="paragraph"/>
              <w:spacing w:before="0" w:beforeAutospacing="0" w:after="0" w:afterAutospacing="0"/>
              <w:jc w:val="both"/>
              <w:textAlignment w:val="baseline"/>
              <w:rPr>
                <w:rStyle w:val="eop"/>
                <w:iCs/>
              </w:rPr>
            </w:pPr>
            <w:r>
              <w:rPr>
                <w:rStyle w:val="eop"/>
                <w:iCs/>
              </w:rPr>
              <w:t xml:space="preserve">Name </w:t>
            </w:r>
          </w:p>
        </w:tc>
        <w:tc>
          <w:tcPr>
            <w:tcW w:w="3177" w:type="dxa"/>
          </w:tcPr>
          <w:p w14:paraId="62EE1746" w14:textId="412ABF35" w:rsidR="00920D46" w:rsidRDefault="00920D46" w:rsidP="00C916DA">
            <w:pPr>
              <w:pStyle w:val="paragraph"/>
              <w:spacing w:before="0" w:beforeAutospacing="0" w:after="0" w:afterAutospacing="0"/>
              <w:textAlignment w:val="baseline"/>
              <w:rPr>
                <w:rStyle w:val="eop"/>
                <w:iCs/>
              </w:rPr>
            </w:pPr>
            <w:r>
              <w:rPr>
                <w:rStyle w:val="eop"/>
                <w:iCs/>
              </w:rPr>
              <w:t>main</w:t>
            </w:r>
          </w:p>
        </w:tc>
        <w:tc>
          <w:tcPr>
            <w:tcW w:w="3177" w:type="dxa"/>
          </w:tcPr>
          <w:p w14:paraId="62FFB856" w14:textId="77777777" w:rsidR="00920D46" w:rsidRDefault="00920D46" w:rsidP="006F58CD">
            <w:pPr>
              <w:pStyle w:val="paragraph"/>
              <w:spacing w:before="0" w:beforeAutospacing="0" w:after="0" w:afterAutospacing="0"/>
              <w:jc w:val="both"/>
              <w:textAlignment w:val="baseline"/>
              <w:rPr>
                <w:rStyle w:val="eop"/>
                <w:iCs/>
              </w:rPr>
            </w:pPr>
          </w:p>
        </w:tc>
      </w:tr>
      <w:tr w:rsidR="00920D46" w14:paraId="69140AE0" w14:textId="77777777" w:rsidTr="00C916DA">
        <w:trPr>
          <w:trHeight w:val="242"/>
        </w:trPr>
        <w:tc>
          <w:tcPr>
            <w:tcW w:w="3176" w:type="dxa"/>
          </w:tcPr>
          <w:p w14:paraId="4FD2C0EB" w14:textId="7B04F37E" w:rsidR="00920D46" w:rsidRDefault="00920D46" w:rsidP="006F58CD">
            <w:pPr>
              <w:pStyle w:val="paragraph"/>
              <w:spacing w:before="0" w:beforeAutospacing="0" w:after="0" w:afterAutospacing="0"/>
              <w:jc w:val="both"/>
              <w:textAlignment w:val="baseline"/>
              <w:rPr>
                <w:rStyle w:val="eop"/>
                <w:iCs/>
              </w:rPr>
            </w:pPr>
            <w:r>
              <w:rPr>
                <w:rStyle w:val="eop"/>
                <w:iCs/>
              </w:rPr>
              <w:t xml:space="preserve">Input </w:t>
            </w:r>
          </w:p>
        </w:tc>
        <w:tc>
          <w:tcPr>
            <w:tcW w:w="3177" w:type="dxa"/>
          </w:tcPr>
          <w:p w14:paraId="633FD64E" w14:textId="4B2A6B4F" w:rsidR="00920D46" w:rsidRDefault="00920D46" w:rsidP="006F58CD">
            <w:pPr>
              <w:pStyle w:val="paragraph"/>
              <w:spacing w:before="0" w:beforeAutospacing="0" w:after="0" w:afterAutospacing="0"/>
              <w:jc w:val="both"/>
              <w:textAlignment w:val="baseline"/>
              <w:rPr>
                <w:rStyle w:val="eop"/>
                <w:iCs/>
              </w:rPr>
            </w:pPr>
            <w:proofErr w:type="spellStart"/>
            <w:r>
              <w:rPr>
                <w:rStyle w:val="eop"/>
                <w:iCs/>
              </w:rPr>
              <w:t>Pids</w:t>
            </w:r>
            <w:proofErr w:type="spellEnd"/>
            <w:r>
              <w:rPr>
                <w:rStyle w:val="eop"/>
                <w:iCs/>
              </w:rPr>
              <w:t>,</w:t>
            </w:r>
            <w:r w:rsidR="00C916DA">
              <w:rPr>
                <w:rStyle w:val="eop"/>
                <w:iCs/>
              </w:rPr>
              <w:t xml:space="preserve"> </w:t>
            </w:r>
            <w:r>
              <w:rPr>
                <w:rStyle w:val="eop"/>
                <w:iCs/>
              </w:rPr>
              <w:t xml:space="preserve">option, process number </w:t>
            </w:r>
          </w:p>
        </w:tc>
        <w:tc>
          <w:tcPr>
            <w:tcW w:w="3177" w:type="dxa"/>
          </w:tcPr>
          <w:p w14:paraId="230D4D7F" w14:textId="26C7597E" w:rsidR="00920D46" w:rsidRDefault="00920D46" w:rsidP="006F58CD">
            <w:pPr>
              <w:pStyle w:val="paragraph"/>
              <w:spacing w:before="0" w:beforeAutospacing="0" w:after="0" w:afterAutospacing="0"/>
              <w:jc w:val="both"/>
              <w:textAlignment w:val="baseline"/>
              <w:rPr>
                <w:rStyle w:val="eop"/>
                <w:iCs/>
              </w:rPr>
            </w:pPr>
            <w:r>
              <w:rPr>
                <w:rStyle w:val="eop"/>
                <w:iCs/>
              </w:rPr>
              <w:t>Type-int</w:t>
            </w:r>
          </w:p>
        </w:tc>
      </w:tr>
      <w:tr w:rsidR="00920D46" w14:paraId="29804363" w14:textId="77777777" w:rsidTr="00C916DA">
        <w:trPr>
          <w:trHeight w:val="242"/>
        </w:trPr>
        <w:tc>
          <w:tcPr>
            <w:tcW w:w="3176" w:type="dxa"/>
          </w:tcPr>
          <w:p w14:paraId="40F211B6" w14:textId="560C339D" w:rsidR="00920D46" w:rsidRDefault="00920D46" w:rsidP="006F58CD">
            <w:pPr>
              <w:pStyle w:val="paragraph"/>
              <w:spacing w:before="0" w:beforeAutospacing="0" w:after="0" w:afterAutospacing="0"/>
              <w:jc w:val="both"/>
              <w:textAlignment w:val="baseline"/>
              <w:rPr>
                <w:rStyle w:val="eop"/>
                <w:iCs/>
              </w:rPr>
            </w:pPr>
            <w:r>
              <w:rPr>
                <w:rStyle w:val="eop"/>
                <w:iCs/>
              </w:rPr>
              <w:t>Output</w:t>
            </w:r>
          </w:p>
        </w:tc>
        <w:tc>
          <w:tcPr>
            <w:tcW w:w="3177" w:type="dxa"/>
          </w:tcPr>
          <w:p w14:paraId="219E40E5" w14:textId="626C4776" w:rsidR="00920D46" w:rsidRDefault="00C916DA" w:rsidP="006F58CD">
            <w:pPr>
              <w:pStyle w:val="paragraph"/>
              <w:spacing w:before="0" w:beforeAutospacing="0" w:after="0" w:afterAutospacing="0"/>
              <w:jc w:val="both"/>
              <w:textAlignment w:val="baseline"/>
              <w:rPr>
                <w:rStyle w:val="eop"/>
                <w:iCs/>
              </w:rPr>
            </w:pPr>
            <w:r>
              <w:rPr>
                <w:rStyle w:val="eop"/>
                <w:iCs/>
              </w:rPr>
              <w:t xml:space="preserve">Call functions and pass parameters </w:t>
            </w:r>
          </w:p>
        </w:tc>
        <w:tc>
          <w:tcPr>
            <w:tcW w:w="3177" w:type="dxa"/>
          </w:tcPr>
          <w:p w14:paraId="4F2C597F" w14:textId="72C3E9F8" w:rsidR="00920D46" w:rsidRDefault="00920D46" w:rsidP="006F58CD">
            <w:pPr>
              <w:pStyle w:val="paragraph"/>
              <w:spacing w:before="0" w:beforeAutospacing="0" w:after="0" w:afterAutospacing="0"/>
              <w:jc w:val="both"/>
              <w:textAlignment w:val="baseline"/>
              <w:rPr>
                <w:rStyle w:val="eop"/>
                <w:iCs/>
              </w:rPr>
            </w:pPr>
            <w:r>
              <w:rPr>
                <w:rStyle w:val="eop"/>
                <w:iCs/>
              </w:rPr>
              <w:t>Type-int</w:t>
            </w:r>
          </w:p>
        </w:tc>
      </w:tr>
      <w:tr w:rsidR="00920D46" w14:paraId="4CF95B9A" w14:textId="77777777" w:rsidTr="00C916DA">
        <w:trPr>
          <w:trHeight w:val="484"/>
        </w:trPr>
        <w:tc>
          <w:tcPr>
            <w:tcW w:w="3176" w:type="dxa"/>
          </w:tcPr>
          <w:p w14:paraId="38A5EBC2" w14:textId="34E6FBCC" w:rsidR="00920D46" w:rsidRDefault="00920D46" w:rsidP="006F58CD">
            <w:pPr>
              <w:pStyle w:val="paragraph"/>
              <w:spacing w:before="0" w:beforeAutospacing="0" w:after="0" w:afterAutospacing="0"/>
              <w:jc w:val="both"/>
              <w:textAlignment w:val="baseline"/>
              <w:rPr>
                <w:rStyle w:val="eop"/>
                <w:iCs/>
              </w:rPr>
            </w:pPr>
            <w:r>
              <w:rPr>
                <w:rStyle w:val="eop"/>
                <w:iCs/>
              </w:rPr>
              <w:t>Process</w:t>
            </w:r>
          </w:p>
        </w:tc>
        <w:tc>
          <w:tcPr>
            <w:tcW w:w="3177" w:type="dxa"/>
          </w:tcPr>
          <w:p w14:paraId="505238B2" w14:textId="05086563" w:rsidR="00920D46" w:rsidRDefault="00C916DA" w:rsidP="006F58CD">
            <w:pPr>
              <w:pStyle w:val="paragraph"/>
              <w:spacing w:before="0" w:beforeAutospacing="0" w:after="0" w:afterAutospacing="0"/>
              <w:jc w:val="both"/>
              <w:textAlignment w:val="baseline"/>
              <w:rPr>
                <w:rStyle w:val="eop"/>
                <w:iCs/>
              </w:rPr>
            </w:pPr>
            <w:r>
              <w:rPr>
                <w:rStyle w:val="eop"/>
                <w:iCs/>
              </w:rPr>
              <w:t>Prints menu and t</w:t>
            </w:r>
            <w:r w:rsidR="00920D46">
              <w:rPr>
                <w:rStyle w:val="eop"/>
                <w:iCs/>
              </w:rPr>
              <w:t>akes input from user and call respective functions</w:t>
            </w:r>
          </w:p>
        </w:tc>
        <w:tc>
          <w:tcPr>
            <w:tcW w:w="3177" w:type="dxa"/>
          </w:tcPr>
          <w:p w14:paraId="7D55E445" w14:textId="77777777" w:rsidR="00920D46" w:rsidRDefault="00920D46" w:rsidP="006F58CD">
            <w:pPr>
              <w:pStyle w:val="paragraph"/>
              <w:spacing w:before="0" w:beforeAutospacing="0" w:after="0" w:afterAutospacing="0"/>
              <w:jc w:val="both"/>
              <w:textAlignment w:val="baseline"/>
              <w:rPr>
                <w:rStyle w:val="eop"/>
                <w:iCs/>
              </w:rPr>
            </w:pPr>
          </w:p>
        </w:tc>
      </w:tr>
    </w:tbl>
    <w:p w14:paraId="638A8987" w14:textId="77777777" w:rsidR="00920D46" w:rsidRDefault="00920D46" w:rsidP="006F58CD">
      <w:pPr>
        <w:pStyle w:val="paragraph"/>
        <w:spacing w:before="0" w:beforeAutospacing="0" w:after="0" w:afterAutospacing="0"/>
        <w:jc w:val="both"/>
        <w:textAlignment w:val="baseline"/>
        <w:rPr>
          <w:rStyle w:val="eop"/>
          <w:iCs/>
        </w:rPr>
      </w:pPr>
    </w:p>
    <w:p w14:paraId="6094BCF8" w14:textId="26FAA29A" w:rsidR="006F58CD" w:rsidRDefault="00C916DA" w:rsidP="005526E8">
      <w:pPr>
        <w:pStyle w:val="Heading3"/>
      </w:pPr>
      <w:r>
        <w:t>client.cpp</w:t>
      </w:r>
    </w:p>
    <w:p w14:paraId="7EC6C8CF" w14:textId="07DCF732" w:rsidR="00C916DA" w:rsidRPr="00BA5B98" w:rsidRDefault="00C916DA" w:rsidP="00C916DA">
      <w:pPr>
        <w:rPr>
          <w:b/>
          <w:bCs/>
        </w:rPr>
      </w:pPr>
      <w:r w:rsidRPr="00BA5B98">
        <w:rPr>
          <w:b/>
          <w:bCs/>
        </w:rPr>
        <w:t>4.7.2.1.</w:t>
      </w:r>
    </w:p>
    <w:tbl>
      <w:tblPr>
        <w:tblStyle w:val="TableGrid"/>
        <w:tblW w:w="0" w:type="auto"/>
        <w:tblLook w:val="04A0" w:firstRow="1" w:lastRow="0" w:firstColumn="1" w:lastColumn="0" w:noHBand="0" w:noVBand="1"/>
      </w:tblPr>
      <w:tblGrid>
        <w:gridCol w:w="2909"/>
        <w:gridCol w:w="2910"/>
        <w:gridCol w:w="2910"/>
      </w:tblGrid>
      <w:tr w:rsidR="00C916DA" w14:paraId="7EE030CD" w14:textId="77777777" w:rsidTr="00C916DA">
        <w:trPr>
          <w:trHeight w:val="50"/>
        </w:trPr>
        <w:tc>
          <w:tcPr>
            <w:tcW w:w="2909" w:type="dxa"/>
          </w:tcPr>
          <w:p w14:paraId="6604438B" w14:textId="61E57EEA" w:rsidR="00C916DA" w:rsidRDefault="00C916DA" w:rsidP="00C916DA">
            <w:r>
              <w:t>Name</w:t>
            </w:r>
          </w:p>
        </w:tc>
        <w:tc>
          <w:tcPr>
            <w:tcW w:w="2910" w:type="dxa"/>
          </w:tcPr>
          <w:p w14:paraId="4CA02960" w14:textId="5B942DD8" w:rsidR="00C916DA" w:rsidRDefault="00C916DA" w:rsidP="00C916DA">
            <w:proofErr w:type="spellStart"/>
            <w:r>
              <w:t>sendPid</w:t>
            </w:r>
            <w:proofErr w:type="spellEnd"/>
          </w:p>
        </w:tc>
        <w:tc>
          <w:tcPr>
            <w:tcW w:w="2910" w:type="dxa"/>
          </w:tcPr>
          <w:p w14:paraId="376027B6" w14:textId="77777777" w:rsidR="00C916DA" w:rsidRDefault="00C916DA" w:rsidP="00C916DA"/>
        </w:tc>
      </w:tr>
      <w:tr w:rsidR="00C916DA" w14:paraId="29BDC1C7" w14:textId="77777777" w:rsidTr="00C916DA">
        <w:tc>
          <w:tcPr>
            <w:tcW w:w="2909" w:type="dxa"/>
          </w:tcPr>
          <w:p w14:paraId="79BD37CF" w14:textId="2106E42C" w:rsidR="00C916DA" w:rsidRDefault="00C916DA" w:rsidP="00C916DA">
            <w:r>
              <w:t>Input</w:t>
            </w:r>
          </w:p>
        </w:tc>
        <w:tc>
          <w:tcPr>
            <w:tcW w:w="2910" w:type="dxa"/>
          </w:tcPr>
          <w:p w14:paraId="6B12EC78" w14:textId="5FDB8898" w:rsidR="00C916DA" w:rsidRDefault="00C916DA" w:rsidP="00C916DA">
            <w:proofErr w:type="spellStart"/>
            <w:r>
              <w:t>Pids</w:t>
            </w:r>
            <w:proofErr w:type="spellEnd"/>
          </w:p>
        </w:tc>
        <w:tc>
          <w:tcPr>
            <w:tcW w:w="2910" w:type="dxa"/>
          </w:tcPr>
          <w:p w14:paraId="5006A391" w14:textId="351F72CB" w:rsidR="00C916DA" w:rsidRDefault="00C916DA" w:rsidP="00C916DA">
            <w:r>
              <w:t>Type-int</w:t>
            </w:r>
          </w:p>
        </w:tc>
      </w:tr>
      <w:tr w:rsidR="00C916DA" w14:paraId="45FF135D" w14:textId="77777777" w:rsidTr="00C916DA">
        <w:tc>
          <w:tcPr>
            <w:tcW w:w="2909" w:type="dxa"/>
          </w:tcPr>
          <w:p w14:paraId="6FBFA96F" w14:textId="1B8F91BF" w:rsidR="00C916DA" w:rsidRDefault="00C916DA" w:rsidP="00C916DA">
            <w:r>
              <w:t>Output</w:t>
            </w:r>
          </w:p>
        </w:tc>
        <w:tc>
          <w:tcPr>
            <w:tcW w:w="2910" w:type="dxa"/>
          </w:tcPr>
          <w:p w14:paraId="26D405BB" w14:textId="281E0B9C" w:rsidR="00C916DA" w:rsidRDefault="00C916DA" w:rsidP="00C916DA">
            <w:proofErr w:type="spellStart"/>
            <w:r>
              <w:t>sendPids</w:t>
            </w:r>
            <w:proofErr w:type="spellEnd"/>
          </w:p>
        </w:tc>
        <w:tc>
          <w:tcPr>
            <w:tcW w:w="2910" w:type="dxa"/>
          </w:tcPr>
          <w:p w14:paraId="2EEC9AE5" w14:textId="0BD2B619" w:rsidR="00C916DA" w:rsidRDefault="00C916DA" w:rsidP="00C916DA">
            <w:r>
              <w:t>Type-int</w:t>
            </w:r>
          </w:p>
        </w:tc>
      </w:tr>
      <w:tr w:rsidR="00C916DA" w14:paraId="1CBCE750" w14:textId="77777777" w:rsidTr="00C916DA">
        <w:tc>
          <w:tcPr>
            <w:tcW w:w="2909" w:type="dxa"/>
          </w:tcPr>
          <w:p w14:paraId="15AAD576" w14:textId="4C8C9A86" w:rsidR="00C916DA" w:rsidRDefault="00C916DA" w:rsidP="00C916DA">
            <w:r>
              <w:t>Process</w:t>
            </w:r>
          </w:p>
        </w:tc>
        <w:tc>
          <w:tcPr>
            <w:tcW w:w="2910" w:type="dxa"/>
          </w:tcPr>
          <w:p w14:paraId="55CBBEFF" w14:textId="5650200C" w:rsidR="00C916DA" w:rsidRDefault="00C916DA" w:rsidP="00C916DA">
            <w:r>
              <w:t xml:space="preserve">It takes </w:t>
            </w:r>
            <w:proofErr w:type="spellStart"/>
            <w:r>
              <w:t>pids</w:t>
            </w:r>
            <w:proofErr w:type="spellEnd"/>
            <w:r>
              <w:t xml:space="preserve"> </w:t>
            </w:r>
            <w:proofErr w:type="gramStart"/>
            <w:r>
              <w:t>as  arguments</w:t>
            </w:r>
            <w:proofErr w:type="gramEnd"/>
            <w:r>
              <w:t xml:space="preserve"> and send it to server </w:t>
            </w:r>
          </w:p>
        </w:tc>
        <w:tc>
          <w:tcPr>
            <w:tcW w:w="2910" w:type="dxa"/>
          </w:tcPr>
          <w:p w14:paraId="046B2025" w14:textId="77777777" w:rsidR="00C916DA" w:rsidRDefault="00C916DA" w:rsidP="00C916DA"/>
        </w:tc>
      </w:tr>
    </w:tbl>
    <w:p w14:paraId="71BA0E00" w14:textId="3D9F7C9D" w:rsidR="00C916DA" w:rsidRPr="00BA5B98" w:rsidRDefault="00C916DA" w:rsidP="00C916DA">
      <w:pPr>
        <w:rPr>
          <w:b/>
          <w:bCs/>
        </w:rPr>
      </w:pPr>
      <w:r w:rsidRPr="00BA5B98">
        <w:rPr>
          <w:b/>
          <w:bCs/>
        </w:rPr>
        <w:t>4.7.2.2.</w:t>
      </w:r>
    </w:p>
    <w:tbl>
      <w:tblPr>
        <w:tblStyle w:val="TableGrid"/>
        <w:tblW w:w="0" w:type="auto"/>
        <w:tblLook w:val="04A0" w:firstRow="1" w:lastRow="0" w:firstColumn="1" w:lastColumn="0" w:noHBand="0" w:noVBand="1"/>
      </w:tblPr>
      <w:tblGrid>
        <w:gridCol w:w="2909"/>
        <w:gridCol w:w="2910"/>
        <w:gridCol w:w="2910"/>
      </w:tblGrid>
      <w:tr w:rsidR="00C916DA" w14:paraId="4186EB9A" w14:textId="77777777" w:rsidTr="00C916DA">
        <w:tc>
          <w:tcPr>
            <w:tcW w:w="2909" w:type="dxa"/>
          </w:tcPr>
          <w:p w14:paraId="607CBB14" w14:textId="7CE80BBD" w:rsidR="00C916DA" w:rsidRDefault="00C916DA" w:rsidP="00C916DA">
            <w:r>
              <w:t>Name</w:t>
            </w:r>
          </w:p>
        </w:tc>
        <w:tc>
          <w:tcPr>
            <w:tcW w:w="2910" w:type="dxa"/>
          </w:tcPr>
          <w:p w14:paraId="2C21E328" w14:textId="12F2BAF4" w:rsidR="00C916DA" w:rsidRDefault="00C916DA" w:rsidP="00C916DA">
            <w:proofErr w:type="spellStart"/>
            <w:r>
              <w:t>sendOption</w:t>
            </w:r>
            <w:proofErr w:type="spellEnd"/>
          </w:p>
        </w:tc>
        <w:tc>
          <w:tcPr>
            <w:tcW w:w="2910" w:type="dxa"/>
          </w:tcPr>
          <w:p w14:paraId="2B1436CC" w14:textId="77777777" w:rsidR="00C916DA" w:rsidRDefault="00C916DA" w:rsidP="00C916DA"/>
        </w:tc>
      </w:tr>
      <w:tr w:rsidR="00C916DA" w14:paraId="77FF7AA3" w14:textId="77777777" w:rsidTr="00C916DA">
        <w:tc>
          <w:tcPr>
            <w:tcW w:w="2909" w:type="dxa"/>
          </w:tcPr>
          <w:p w14:paraId="70095553" w14:textId="4DF05C1A" w:rsidR="00C916DA" w:rsidRDefault="00C916DA" w:rsidP="00C916DA">
            <w:r>
              <w:t>Input</w:t>
            </w:r>
          </w:p>
        </w:tc>
        <w:tc>
          <w:tcPr>
            <w:tcW w:w="2910" w:type="dxa"/>
          </w:tcPr>
          <w:p w14:paraId="311B3DF3" w14:textId="682D3DD8" w:rsidR="00C916DA" w:rsidRDefault="00C916DA" w:rsidP="00C916DA">
            <w:r>
              <w:t>Option and process number</w:t>
            </w:r>
          </w:p>
        </w:tc>
        <w:tc>
          <w:tcPr>
            <w:tcW w:w="2910" w:type="dxa"/>
          </w:tcPr>
          <w:p w14:paraId="7D246339" w14:textId="02B8B474" w:rsidR="00C916DA" w:rsidRDefault="00C916DA" w:rsidP="00C916DA">
            <w:r>
              <w:t>Type-int</w:t>
            </w:r>
          </w:p>
        </w:tc>
      </w:tr>
      <w:tr w:rsidR="00C916DA" w14:paraId="60BF8C6C" w14:textId="77777777" w:rsidTr="00C916DA">
        <w:tc>
          <w:tcPr>
            <w:tcW w:w="2909" w:type="dxa"/>
          </w:tcPr>
          <w:p w14:paraId="1F10C603" w14:textId="3015A58E" w:rsidR="00C916DA" w:rsidRDefault="00C916DA" w:rsidP="00C916DA">
            <w:r>
              <w:t>Output</w:t>
            </w:r>
          </w:p>
        </w:tc>
        <w:tc>
          <w:tcPr>
            <w:tcW w:w="2910" w:type="dxa"/>
          </w:tcPr>
          <w:p w14:paraId="6189323C" w14:textId="0842D067" w:rsidR="00C916DA" w:rsidRDefault="00E154E1" w:rsidP="00C916DA">
            <w:r>
              <w:t>Send data to server</w:t>
            </w:r>
          </w:p>
        </w:tc>
        <w:tc>
          <w:tcPr>
            <w:tcW w:w="2910" w:type="dxa"/>
          </w:tcPr>
          <w:p w14:paraId="67591D22" w14:textId="46A49490" w:rsidR="00C916DA" w:rsidRDefault="00C916DA" w:rsidP="00C916DA">
            <w:r>
              <w:t>Type-int</w:t>
            </w:r>
          </w:p>
        </w:tc>
      </w:tr>
      <w:tr w:rsidR="00C916DA" w14:paraId="325A1792" w14:textId="77777777" w:rsidTr="00E154E1">
        <w:trPr>
          <w:trHeight w:val="375"/>
        </w:trPr>
        <w:tc>
          <w:tcPr>
            <w:tcW w:w="2909" w:type="dxa"/>
          </w:tcPr>
          <w:p w14:paraId="2F7AFABB" w14:textId="79E25435" w:rsidR="00C916DA" w:rsidRDefault="00C916DA" w:rsidP="00C916DA">
            <w:r>
              <w:t>Process</w:t>
            </w:r>
          </w:p>
        </w:tc>
        <w:tc>
          <w:tcPr>
            <w:tcW w:w="2910" w:type="dxa"/>
          </w:tcPr>
          <w:p w14:paraId="1BF19634" w14:textId="3E157041" w:rsidR="00C916DA" w:rsidRDefault="00E154E1" w:rsidP="00C916DA">
            <w:r>
              <w:t>It sends user selected option to server</w:t>
            </w:r>
          </w:p>
        </w:tc>
        <w:tc>
          <w:tcPr>
            <w:tcW w:w="2910" w:type="dxa"/>
          </w:tcPr>
          <w:p w14:paraId="1E1BFA32" w14:textId="77777777" w:rsidR="00C916DA" w:rsidRDefault="00C916DA" w:rsidP="00C916DA"/>
        </w:tc>
      </w:tr>
    </w:tbl>
    <w:p w14:paraId="2A7C6A8E" w14:textId="174D319D" w:rsidR="00C916DA" w:rsidRPr="00BA5B98" w:rsidRDefault="00E154E1" w:rsidP="00C916DA">
      <w:pPr>
        <w:rPr>
          <w:b/>
          <w:bCs/>
        </w:rPr>
      </w:pPr>
      <w:r w:rsidRPr="00BA5B98">
        <w:rPr>
          <w:b/>
          <w:bCs/>
        </w:rPr>
        <w:t>4.7.2.3.</w:t>
      </w:r>
    </w:p>
    <w:tbl>
      <w:tblPr>
        <w:tblStyle w:val="TableGrid"/>
        <w:tblW w:w="0" w:type="auto"/>
        <w:tblLook w:val="04A0" w:firstRow="1" w:lastRow="0" w:firstColumn="1" w:lastColumn="0" w:noHBand="0" w:noVBand="1"/>
      </w:tblPr>
      <w:tblGrid>
        <w:gridCol w:w="2909"/>
        <w:gridCol w:w="2910"/>
        <w:gridCol w:w="2910"/>
      </w:tblGrid>
      <w:tr w:rsidR="00E154E1" w14:paraId="77457111" w14:textId="77777777" w:rsidTr="00E154E1">
        <w:tc>
          <w:tcPr>
            <w:tcW w:w="2909" w:type="dxa"/>
          </w:tcPr>
          <w:p w14:paraId="2817F9F0" w14:textId="50906A5E" w:rsidR="00E154E1" w:rsidRDefault="00E154E1" w:rsidP="00C916DA">
            <w:r>
              <w:lastRenderedPageBreak/>
              <w:t>Name</w:t>
            </w:r>
          </w:p>
        </w:tc>
        <w:tc>
          <w:tcPr>
            <w:tcW w:w="2910" w:type="dxa"/>
          </w:tcPr>
          <w:p w14:paraId="3ADC3E03" w14:textId="597EB712" w:rsidR="00E154E1" w:rsidRDefault="00E154E1" w:rsidP="00C916DA">
            <w:proofErr w:type="spellStart"/>
            <w:r>
              <w:t>receiveData</w:t>
            </w:r>
            <w:proofErr w:type="spellEnd"/>
          </w:p>
        </w:tc>
        <w:tc>
          <w:tcPr>
            <w:tcW w:w="2910" w:type="dxa"/>
          </w:tcPr>
          <w:p w14:paraId="2E43BA0E" w14:textId="77777777" w:rsidR="00E154E1" w:rsidRDefault="00E154E1" w:rsidP="00C916DA"/>
        </w:tc>
      </w:tr>
      <w:tr w:rsidR="00E154E1" w14:paraId="5678A84B" w14:textId="77777777" w:rsidTr="00E154E1">
        <w:tc>
          <w:tcPr>
            <w:tcW w:w="2909" w:type="dxa"/>
          </w:tcPr>
          <w:p w14:paraId="3E0F8C0B" w14:textId="603D05DE" w:rsidR="00E154E1" w:rsidRDefault="00E154E1" w:rsidP="00C916DA">
            <w:r>
              <w:t>Input</w:t>
            </w:r>
          </w:p>
        </w:tc>
        <w:tc>
          <w:tcPr>
            <w:tcW w:w="2910" w:type="dxa"/>
          </w:tcPr>
          <w:p w14:paraId="757C4701" w14:textId="196E57A0" w:rsidR="00E154E1" w:rsidRDefault="00E154E1" w:rsidP="00C916DA">
            <w:r>
              <w:t>Receive message</w:t>
            </w:r>
          </w:p>
        </w:tc>
        <w:tc>
          <w:tcPr>
            <w:tcW w:w="2910" w:type="dxa"/>
          </w:tcPr>
          <w:p w14:paraId="3BBCD65E" w14:textId="0A7337AF" w:rsidR="00E154E1" w:rsidRDefault="00E154E1" w:rsidP="00C916DA">
            <w:r>
              <w:t>Type-string</w:t>
            </w:r>
          </w:p>
        </w:tc>
      </w:tr>
      <w:tr w:rsidR="00E154E1" w14:paraId="453E1513" w14:textId="77777777" w:rsidTr="00E154E1">
        <w:tc>
          <w:tcPr>
            <w:tcW w:w="2909" w:type="dxa"/>
          </w:tcPr>
          <w:p w14:paraId="6DDD1E69" w14:textId="149A30E2" w:rsidR="00E154E1" w:rsidRDefault="00E154E1" w:rsidP="00C916DA">
            <w:r>
              <w:t>Output</w:t>
            </w:r>
          </w:p>
        </w:tc>
        <w:tc>
          <w:tcPr>
            <w:tcW w:w="2910" w:type="dxa"/>
          </w:tcPr>
          <w:p w14:paraId="56E481D4" w14:textId="16F29578" w:rsidR="00E154E1" w:rsidRDefault="00E154E1" w:rsidP="00C916DA">
            <w:r>
              <w:t>Print message</w:t>
            </w:r>
          </w:p>
        </w:tc>
        <w:tc>
          <w:tcPr>
            <w:tcW w:w="2910" w:type="dxa"/>
          </w:tcPr>
          <w:p w14:paraId="17557A36" w14:textId="5E3F4487" w:rsidR="00E154E1" w:rsidRDefault="00E154E1" w:rsidP="00C916DA">
            <w:r>
              <w:t>Type-string</w:t>
            </w:r>
          </w:p>
        </w:tc>
      </w:tr>
      <w:tr w:rsidR="00E154E1" w14:paraId="4F8A728D" w14:textId="77777777" w:rsidTr="00E154E1">
        <w:tc>
          <w:tcPr>
            <w:tcW w:w="2909" w:type="dxa"/>
          </w:tcPr>
          <w:p w14:paraId="79BB613A" w14:textId="5CC2C820" w:rsidR="00E154E1" w:rsidRDefault="00E154E1" w:rsidP="00C916DA">
            <w:r>
              <w:t>Process</w:t>
            </w:r>
          </w:p>
        </w:tc>
        <w:tc>
          <w:tcPr>
            <w:tcW w:w="2910" w:type="dxa"/>
          </w:tcPr>
          <w:p w14:paraId="248DDA6B" w14:textId="25D15103" w:rsidR="00E154E1" w:rsidRDefault="00E154E1" w:rsidP="00C916DA">
            <w:r>
              <w:t>It receives message and print the received message</w:t>
            </w:r>
          </w:p>
        </w:tc>
        <w:tc>
          <w:tcPr>
            <w:tcW w:w="2910" w:type="dxa"/>
          </w:tcPr>
          <w:p w14:paraId="71010785" w14:textId="77777777" w:rsidR="00E154E1" w:rsidRDefault="00E154E1" w:rsidP="00C916DA"/>
        </w:tc>
      </w:tr>
    </w:tbl>
    <w:p w14:paraId="07750950" w14:textId="77777777" w:rsidR="00E154E1" w:rsidRPr="00C916DA" w:rsidRDefault="00E154E1" w:rsidP="00C916DA"/>
    <w:p w14:paraId="4B2EFB8F" w14:textId="77777777" w:rsidR="00786A18" w:rsidRDefault="00786A18" w:rsidP="005526E8">
      <w:pPr>
        <w:pStyle w:val="Heading3"/>
      </w:pPr>
      <w:r w:rsidRPr="00786A18">
        <w:t>server.cpp</w:t>
      </w:r>
      <w:r w:rsidR="6C5A43DD" w:rsidRPr="00786A18">
        <w:t xml:space="preserve">   </w:t>
      </w:r>
    </w:p>
    <w:p w14:paraId="6F36AD6B" w14:textId="3DDCA714" w:rsidR="00786A18" w:rsidRDefault="00786A18" w:rsidP="005526E8">
      <w:pPr>
        <w:pStyle w:val="Heading3"/>
        <w:numPr>
          <w:ilvl w:val="0"/>
          <w:numId w:val="0"/>
        </w:numPr>
        <w:ind w:left="547"/>
      </w:pPr>
      <w:r>
        <w:t>4.7.3.1.</w:t>
      </w:r>
      <w:r w:rsidR="6C5A43DD" w:rsidRPr="00786A18">
        <w:t xml:space="preserve">  </w:t>
      </w:r>
    </w:p>
    <w:tbl>
      <w:tblPr>
        <w:tblStyle w:val="TableGrid"/>
        <w:tblW w:w="0" w:type="auto"/>
        <w:tblLook w:val="04A0" w:firstRow="1" w:lastRow="0" w:firstColumn="1" w:lastColumn="0" w:noHBand="0" w:noVBand="1"/>
      </w:tblPr>
      <w:tblGrid>
        <w:gridCol w:w="2909"/>
        <w:gridCol w:w="2910"/>
        <w:gridCol w:w="2910"/>
      </w:tblGrid>
      <w:tr w:rsidR="00786A18" w14:paraId="695D0141" w14:textId="77777777" w:rsidTr="00786A18">
        <w:tc>
          <w:tcPr>
            <w:tcW w:w="2909" w:type="dxa"/>
          </w:tcPr>
          <w:p w14:paraId="4013E2F2" w14:textId="31C97EB9" w:rsidR="00786A18" w:rsidRPr="00786A18" w:rsidRDefault="00786A18" w:rsidP="1048FE17">
            <w:r>
              <w:t xml:space="preserve">Name </w:t>
            </w:r>
          </w:p>
        </w:tc>
        <w:tc>
          <w:tcPr>
            <w:tcW w:w="2910" w:type="dxa"/>
          </w:tcPr>
          <w:p w14:paraId="55F63F65" w14:textId="5FE97FE7" w:rsidR="00786A18" w:rsidRPr="00786A18" w:rsidRDefault="00786A18" w:rsidP="1048FE17">
            <w:proofErr w:type="spellStart"/>
            <w:r>
              <w:t>receivePid</w:t>
            </w:r>
            <w:proofErr w:type="spellEnd"/>
          </w:p>
        </w:tc>
        <w:tc>
          <w:tcPr>
            <w:tcW w:w="2910" w:type="dxa"/>
          </w:tcPr>
          <w:p w14:paraId="62EAEB98" w14:textId="77777777" w:rsidR="00786A18" w:rsidRDefault="00786A18" w:rsidP="1048FE17">
            <w:pPr>
              <w:rPr>
                <w:b/>
                <w:bCs/>
                <w:sz w:val="24"/>
                <w:szCs w:val="24"/>
              </w:rPr>
            </w:pPr>
          </w:p>
        </w:tc>
      </w:tr>
      <w:tr w:rsidR="00786A18" w14:paraId="6BB4D9D8" w14:textId="77777777" w:rsidTr="00786A18">
        <w:tc>
          <w:tcPr>
            <w:tcW w:w="2909" w:type="dxa"/>
          </w:tcPr>
          <w:p w14:paraId="30060F0E" w14:textId="60329B31" w:rsidR="00786A18" w:rsidRPr="00786A18" w:rsidRDefault="00786A18" w:rsidP="1048FE17">
            <w:r w:rsidRPr="00786A18">
              <w:t>Input</w:t>
            </w:r>
          </w:p>
        </w:tc>
        <w:tc>
          <w:tcPr>
            <w:tcW w:w="2910" w:type="dxa"/>
          </w:tcPr>
          <w:p w14:paraId="737C49E6" w14:textId="2D9BBF09" w:rsidR="00786A18" w:rsidRPr="00786A18" w:rsidRDefault="00786A18" w:rsidP="1048FE17">
            <w:r>
              <w:t xml:space="preserve">It </w:t>
            </w:r>
            <w:proofErr w:type="spellStart"/>
            <w:r>
              <w:t>receieves</w:t>
            </w:r>
            <w:proofErr w:type="spellEnd"/>
            <w:r>
              <w:t xml:space="preserve"> </w:t>
            </w:r>
            <w:proofErr w:type="spellStart"/>
            <w:r>
              <w:t>Pid</w:t>
            </w:r>
            <w:proofErr w:type="spellEnd"/>
            <w:r>
              <w:t xml:space="preserve"> from client</w:t>
            </w:r>
          </w:p>
        </w:tc>
        <w:tc>
          <w:tcPr>
            <w:tcW w:w="2910" w:type="dxa"/>
          </w:tcPr>
          <w:p w14:paraId="022BF724" w14:textId="3709E1FC" w:rsidR="00786A18" w:rsidRPr="00786A18" w:rsidRDefault="00786A18" w:rsidP="1048FE17">
            <w:r>
              <w:t>Type-int</w:t>
            </w:r>
          </w:p>
        </w:tc>
      </w:tr>
      <w:tr w:rsidR="00786A18" w14:paraId="325138F3" w14:textId="77777777" w:rsidTr="00786A18">
        <w:tc>
          <w:tcPr>
            <w:tcW w:w="2909" w:type="dxa"/>
          </w:tcPr>
          <w:p w14:paraId="14163566" w14:textId="0A0BEFD5" w:rsidR="00786A18" w:rsidRPr="00786A18" w:rsidRDefault="00786A18" w:rsidP="1048FE17">
            <w:r w:rsidRPr="00786A18">
              <w:t>Output</w:t>
            </w:r>
          </w:p>
        </w:tc>
        <w:tc>
          <w:tcPr>
            <w:tcW w:w="2910" w:type="dxa"/>
          </w:tcPr>
          <w:p w14:paraId="330B5343" w14:textId="407B5AC5" w:rsidR="00786A18" w:rsidRPr="00786A18" w:rsidRDefault="00786A18" w:rsidP="1048FE17">
            <w:r w:rsidRPr="00786A18">
              <w:t xml:space="preserve">Stores the </w:t>
            </w:r>
            <w:proofErr w:type="spellStart"/>
            <w:r w:rsidRPr="00786A18">
              <w:t>pids</w:t>
            </w:r>
            <w:proofErr w:type="spellEnd"/>
            <w:r w:rsidRPr="00786A18">
              <w:t xml:space="preserve"> in map</w:t>
            </w:r>
          </w:p>
        </w:tc>
        <w:tc>
          <w:tcPr>
            <w:tcW w:w="2910" w:type="dxa"/>
          </w:tcPr>
          <w:p w14:paraId="5485F693" w14:textId="2B30F02C" w:rsidR="00786A18" w:rsidRPr="00786A18" w:rsidRDefault="00786A18" w:rsidP="1048FE17">
            <w:r>
              <w:t xml:space="preserve">Type-int </w:t>
            </w:r>
          </w:p>
        </w:tc>
      </w:tr>
      <w:tr w:rsidR="00786A18" w14:paraId="0F171731" w14:textId="77777777" w:rsidTr="00786A18">
        <w:tc>
          <w:tcPr>
            <w:tcW w:w="2909" w:type="dxa"/>
          </w:tcPr>
          <w:p w14:paraId="71028A0E" w14:textId="63717525" w:rsidR="00786A18" w:rsidRPr="00786A18" w:rsidRDefault="00786A18" w:rsidP="1048FE17">
            <w:r w:rsidRPr="00786A18">
              <w:t xml:space="preserve">Process </w:t>
            </w:r>
          </w:p>
        </w:tc>
        <w:tc>
          <w:tcPr>
            <w:tcW w:w="2910" w:type="dxa"/>
          </w:tcPr>
          <w:p w14:paraId="09773BBE" w14:textId="43B756BE" w:rsidR="00786A18" w:rsidRPr="00786A18" w:rsidRDefault="00786A18" w:rsidP="1048FE17">
            <w:r w:rsidRPr="00786A18">
              <w:t xml:space="preserve">It receives </w:t>
            </w:r>
            <w:proofErr w:type="spellStart"/>
            <w:r w:rsidRPr="00786A18">
              <w:t>pid</w:t>
            </w:r>
            <w:proofErr w:type="spellEnd"/>
            <w:r w:rsidRPr="00786A18">
              <w:t xml:space="preserve"> </w:t>
            </w:r>
            <w:r>
              <w:t>and stores in a map</w:t>
            </w:r>
          </w:p>
        </w:tc>
        <w:tc>
          <w:tcPr>
            <w:tcW w:w="2910" w:type="dxa"/>
          </w:tcPr>
          <w:p w14:paraId="3E3B96DB" w14:textId="77777777" w:rsidR="00786A18" w:rsidRDefault="00786A18" w:rsidP="1048FE17">
            <w:pPr>
              <w:rPr>
                <w:b/>
                <w:bCs/>
                <w:sz w:val="24"/>
                <w:szCs w:val="24"/>
              </w:rPr>
            </w:pPr>
          </w:p>
        </w:tc>
      </w:tr>
    </w:tbl>
    <w:p w14:paraId="5DC1009B" w14:textId="77777777" w:rsidR="00786A18" w:rsidRDefault="6C5A43DD" w:rsidP="1048FE17">
      <w:pPr>
        <w:rPr>
          <w:b/>
          <w:bCs/>
          <w:sz w:val="24"/>
          <w:szCs w:val="24"/>
        </w:rPr>
      </w:pPr>
      <w:r w:rsidRPr="00786A18">
        <w:rPr>
          <w:b/>
          <w:bCs/>
          <w:sz w:val="24"/>
          <w:szCs w:val="24"/>
        </w:rPr>
        <w:t xml:space="preserve">         </w:t>
      </w:r>
      <w:r w:rsidR="00786A18">
        <w:rPr>
          <w:b/>
          <w:bCs/>
          <w:sz w:val="24"/>
          <w:szCs w:val="24"/>
        </w:rPr>
        <w:t>4.7.3.2.</w:t>
      </w:r>
    </w:p>
    <w:tbl>
      <w:tblPr>
        <w:tblStyle w:val="TableGrid"/>
        <w:tblW w:w="0" w:type="auto"/>
        <w:tblLook w:val="04A0" w:firstRow="1" w:lastRow="0" w:firstColumn="1" w:lastColumn="0" w:noHBand="0" w:noVBand="1"/>
      </w:tblPr>
      <w:tblGrid>
        <w:gridCol w:w="2909"/>
        <w:gridCol w:w="2910"/>
        <w:gridCol w:w="2910"/>
      </w:tblGrid>
      <w:tr w:rsidR="00786A18" w14:paraId="65CDBC0E" w14:textId="77777777" w:rsidTr="00786A18">
        <w:tc>
          <w:tcPr>
            <w:tcW w:w="2909" w:type="dxa"/>
          </w:tcPr>
          <w:p w14:paraId="54DF5003" w14:textId="0F114224" w:rsidR="00786A18" w:rsidRPr="00786A18" w:rsidRDefault="00786A18" w:rsidP="1048FE17">
            <w:r>
              <w:t>Name</w:t>
            </w:r>
          </w:p>
        </w:tc>
        <w:tc>
          <w:tcPr>
            <w:tcW w:w="2910" w:type="dxa"/>
          </w:tcPr>
          <w:p w14:paraId="160D60D4" w14:textId="5C7CDAF1" w:rsidR="00786A18" w:rsidRPr="00786A18" w:rsidRDefault="00786A18" w:rsidP="1048FE17">
            <w:proofErr w:type="spellStart"/>
            <w:r>
              <w:t>receiev</w:t>
            </w:r>
            <w:r w:rsidR="00413489">
              <w:t>Data</w:t>
            </w:r>
            <w:proofErr w:type="spellEnd"/>
          </w:p>
        </w:tc>
        <w:tc>
          <w:tcPr>
            <w:tcW w:w="2910" w:type="dxa"/>
          </w:tcPr>
          <w:p w14:paraId="1A486169" w14:textId="77777777" w:rsidR="00786A18" w:rsidRPr="00786A18" w:rsidRDefault="00786A18" w:rsidP="1048FE17"/>
        </w:tc>
      </w:tr>
      <w:tr w:rsidR="00786A18" w14:paraId="1E7F8386" w14:textId="77777777" w:rsidTr="00786A18">
        <w:tc>
          <w:tcPr>
            <w:tcW w:w="2909" w:type="dxa"/>
          </w:tcPr>
          <w:p w14:paraId="20B446CB" w14:textId="5C687E82" w:rsidR="00786A18" w:rsidRPr="00786A18" w:rsidRDefault="00786A18" w:rsidP="1048FE17">
            <w:r>
              <w:t>Input</w:t>
            </w:r>
          </w:p>
        </w:tc>
        <w:tc>
          <w:tcPr>
            <w:tcW w:w="2910" w:type="dxa"/>
          </w:tcPr>
          <w:p w14:paraId="3F0CAE31" w14:textId="4AC702C5" w:rsidR="00786A18" w:rsidRPr="00786A18" w:rsidRDefault="00786A18" w:rsidP="1048FE17">
            <w:r>
              <w:t xml:space="preserve">Receives </w:t>
            </w:r>
            <w:r w:rsidR="00413489">
              <w:t>data</w:t>
            </w:r>
            <w:r>
              <w:t xml:space="preserve"> and process number</w:t>
            </w:r>
          </w:p>
        </w:tc>
        <w:tc>
          <w:tcPr>
            <w:tcW w:w="2910" w:type="dxa"/>
          </w:tcPr>
          <w:p w14:paraId="64835C79" w14:textId="6CC35F22" w:rsidR="00786A18" w:rsidRPr="00786A18" w:rsidRDefault="00413489" w:rsidP="1048FE17">
            <w:r>
              <w:t>Type-int</w:t>
            </w:r>
          </w:p>
        </w:tc>
      </w:tr>
      <w:tr w:rsidR="00786A18" w14:paraId="5D1266C6" w14:textId="77777777" w:rsidTr="00786A18">
        <w:tc>
          <w:tcPr>
            <w:tcW w:w="2909" w:type="dxa"/>
          </w:tcPr>
          <w:p w14:paraId="1CE55EEF" w14:textId="6D090F3B" w:rsidR="00786A18" w:rsidRPr="00786A18" w:rsidRDefault="00786A18" w:rsidP="1048FE17">
            <w:r>
              <w:t>output</w:t>
            </w:r>
          </w:p>
        </w:tc>
        <w:tc>
          <w:tcPr>
            <w:tcW w:w="2910" w:type="dxa"/>
          </w:tcPr>
          <w:p w14:paraId="2677B398" w14:textId="17414327" w:rsidR="00786A18" w:rsidRPr="00786A18" w:rsidRDefault="00413489" w:rsidP="1048FE17">
            <w:r>
              <w:t>P</w:t>
            </w:r>
            <w:r w:rsidR="00786A18">
              <w:t>er</w:t>
            </w:r>
            <w:r>
              <w:t xml:space="preserve">form operations and send message to client </w:t>
            </w:r>
          </w:p>
        </w:tc>
        <w:tc>
          <w:tcPr>
            <w:tcW w:w="2910" w:type="dxa"/>
          </w:tcPr>
          <w:p w14:paraId="635E3563" w14:textId="77777777" w:rsidR="00786A18" w:rsidRDefault="00413489" w:rsidP="1048FE17">
            <w:r>
              <w:t>Type-string</w:t>
            </w:r>
          </w:p>
          <w:p w14:paraId="59318D9B" w14:textId="1A4EFD75" w:rsidR="00413489" w:rsidRPr="00786A18" w:rsidRDefault="00413489" w:rsidP="1048FE17"/>
        </w:tc>
      </w:tr>
      <w:tr w:rsidR="00786A18" w14:paraId="1BEF4CEC" w14:textId="77777777" w:rsidTr="00786A18">
        <w:tc>
          <w:tcPr>
            <w:tcW w:w="2909" w:type="dxa"/>
          </w:tcPr>
          <w:p w14:paraId="25FD9040" w14:textId="1D6C7D52" w:rsidR="00786A18" w:rsidRPr="00786A18" w:rsidRDefault="00786A18" w:rsidP="1048FE17">
            <w:r>
              <w:t>Process</w:t>
            </w:r>
          </w:p>
        </w:tc>
        <w:tc>
          <w:tcPr>
            <w:tcW w:w="2910" w:type="dxa"/>
          </w:tcPr>
          <w:p w14:paraId="0B93A452" w14:textId="6B7AF8F0" w:rsidR="00786A18" w:rsidRPr="00786A18" w:rsidRDefault="00413489" w:rsidP="1048FE17">
            <w:r>
              <w:t>It receives data, process number and perform operation</w:t>
            </w:r>
          </w:p>
        </w:tc>
        <w:tc>
          <w:tcPr>
            <w:tcW w:w="2910" w:type="dxa"/>
          </w:tcPr>
          <w:p w14:paraId="3A1392B0" w14:textId="77777777" w:rsidR="00786A18" w:rsidRPr="00786A18" w:rsidRDefault="00786A18" w:rsidP="1048FE17"/>
        </w:tc>
      </w:tr>
    </w:tbl>
    <w:p w14:paraId="6CF3925E" w14:textId="77777777" w:rsidR="00413489" w:rsidRDefault="6C5A43DD" w:rsidP="1048FE17">
      <w:pPr>
        <w:rPr>
          <w:b/>
          <w:bCs/>
          <w:sz w:val="24"/>
          <w:szCs w:val="24"/>
        </w:rPr>
      </w:pPr>
      <w:r w:rsidRPr="00786A18">
        <w:rPr>
          <w:b/>
          <w:bCs/>
          <w:sz w:val="24"/>
          <w:szCs w:val="24"/>
        </w:rPr>
        <w:t xml:space="preserve"> </w:t>
      </w:r>
      <w:r w:rsidR="00413489">
        <w:rPr>
          <w:b/>
          <w:bCs/>
          <w:sz w:val="24"/>
          <w:szCs w:val="24"/>
        </w:rPr>
        <w:t>4.7.3.3.</w:t>
      </w:r>
    </w:p>
    <w:tbl>
      <w:tblPr>
        <w:tblStyle w:val="TableGrid"/>
        <w:tblW w:w="0" w:type="auto"/>
        <w:tblLook w:val="04A0" w:firstRow="1" w:lastRow="0" w:firstColumn="1" w:lastColumn="0" w:noHBand="0" w:noVBand="1"/>
      </w:tblPr>
      <w:tblGrid>
        <w:gridCol w:w="2909"/>
        <w:gridCol w:w="2910"/>
        <w:gridCol w:w="2910"/>
      </w:tblGrid>
      <w:tr w:rsidR="00413489" w14:paraId="00CEA185" w14:textId="77777777" w:rsidTr="00413489">
        <w:tc>
          <w:tcPr>
            <w:tcW w:w="2909" w:type="dxa"/>
          </w:tcPr>
          <w:p w14:paraId="685769BE" w14:textId="071965A7" w:rsidR="00413489" w:rsidRPr="00413489" w:rsidRDefault="00413489" w:rsidP="1048FE17">
            <w:r>
              <w:t>Name</w:t>
            </w:r>
          </w:p>
        </w:tc>
        <w:tc>
          <w:tcPr>
            <w:tcW w:w="2910" w:type="dxa"/>
          </w:tcPr>
          <w:p w14:paraId="7C807B4F" w14:textId="6785E5B6" w:rsidR="00413489" w:rsidRPr="00413489" w:rsidRDefault="00413489" w:rsidP="1048FE17">
            <w:proofErr w:type="spellStart"/>
            <w:r>
              <w:t>acceptClient</w:t>
            </w:r>
            <w:proofErr w:type="spellEnd"/>
          </w:p>
        </w:tc>
        <w:tc>
          <w:tcPr>
            <w:tcW w:w="2910" w:type="dxa"/>
          </w:tcPr>
          <w:p w14:paraId="680772DE" w14:textId="77777777" w:rsidR="00413489" w:rsidRPr="00413489" w:rsidRDefault="00413489" w:rsidP="1048FE17"/>
        </w:tc>
      </w:tr>
      <w:tr w:rsidR="00413489" w14:paraId="0F8E4125" w14:textId="77777777" w:rsidTr="00413489">
        <w:tc>
          <w:tcPr>
            <w:tcW w:w="2909" w:type="dxa"/>
          </w:tcPr>
          <w:p w14:paraId="121709E4" w14:textId="47F36290" w:rsidR="00413489" w:rsidRPr="00413489" w:rsidRDefault="00413489" w:rsidP="1048FE17">
            <w:r>
              <w:t>Input</w:t>
            </w:r>
          </w:p>
        </w:tc>
        <w:tc>
          <w:tcPr>
            <w:tcW w:w="2910" w:type="dxa"/>
          </w:tcPr>
          <w:p w14:paraId="18E32781" w14:textId="318C3604" w:rsidR="00413489" w:rsidRPr="00413489" w:rsidRDefault="00413489" w:rsidP="1048FE17">
            <w:r>
              <w:t>It accepts client connection</w:t>
            </w:r>
          </w:p>
        </w:tc>
        <w:tc>
          <w:tcPr>
            <w:tcW w:w="2910" w:type="dxa"/>
          </w:tcPr>
          <w:p w14:paraId="5D6F3D44" w14:textId="3765064C" w:rsidR="00413489" w:rsidRPr="00413489" w:rsidRDefault="00413489" w:rsidP="1048FE17"/>
        </w:tc>
      </w:tr>
      <w:tr w:rsidR="00413489" w14:paraId="3DB829C1" w14:textId="77777777" w:rsidTr="00413489">
        <w:tc>
          <w:tcPr>
            <w:tcW w:w="2909" w:type="dxa"/>
          </w:tcPr>
          <w:p w14:paraId="5F65E5BB" w14:textId="1B123C99" w:rsidR="00413489" w:rsidRPr="00413489" w:rsidRDefault="00413489" w:rsidP="1048FE17">
            <w:r>
              <w:t>output</w:t>
            </w:r>
          </w:p>
        </w:tc>
        <w:tc>
          <w:tcPr>
            <w:tcW w:w="2910" w:type="dxa"/>
          </w:tcPr>
          <w:p w14:paraId="632B2719" w14:textId="5A140874" w:rsidR="00413489" w:rsidRPr="00413489" w:rsidRDefault="00413489" w:rsidP="1048FE17">
            <w:r>
              <w:t>Client file descriptor</w:t>
            </w:r>
          </w:p>
        </w:tc>
        <w:tc>
          <w:tcPr>
            <w:tcW w:w="2910" w:type="dxa"/>
          </w:tcPr>
          <w:p w14:paraId="0987E711" w14:textId="7D98CDC2" w:rsidR="00413489" w:rsidRPr="00413489" w:rsidRDefault="00413489" w:rsidP="1048FE17">
            <w:r>
              <w:t>Type-int</w:t>
            </w:r>
          </w:p>
        </w:tc>
      </w:tr>
      <w:tr w:rsidR="00413489" w14:paraId="1DAE399D" w14:textId="77777777" w:rsidTr="00413489">
        <w:tc>
          <w:tcPr>
            <w:tcW w:w="2909" w:type="dxa"/>
          </w:tcPr>
          <w:p w14:paraId="5D269BE4" w14:textId="46919226" w:rsidR="00413489" w:rsidRPr="00413489" w:rsidRDefault="00413489" w:rsidP="1048FE17">
            <w:r>
              <w:t>Process</w:t>
            </w:r>
          </w:p>
        </w:tc>
        <w:tc>
          <w:tcPr>
            <w:tcW w:w="2910" w:type="dxa"/>
          </w:tcPr>
          <w:p w14:paraId="2D375E4F" w14:textId="4AC341CF" w:rsidR="00413489" w:rsidRPr="00413489" w:rsidRDefault="00413489" w:rsidP="1048FE17">
            <w:r>
              <w:t>It accepts client connection and creates client file descriptor</w:t>
            </w:r>
          </w:p>
        </w:tc>
        <w:tc>
          <w:tcPr>
            <w:tcW w:w="2910" w:type="dxa"/>
          </w:tcPr>
          <w:p w14:paraId="4029C66E" w14:textId="77777777" w:rsidR="00413489" w:rsidRPr="00413489" w:rsidRDefault="00413489" w:rsidP="1048FE17"/>
        </w:tc>
      </w:tr>
    </w:tbl>
    <w:p w14:paraId="4BEB9815" w14:textId="7F68A7A0" w:rsidR="6C5A43DD" w:rsidRPr="00786A18" w:rsidRDefault="6C5A43DD" w:rsidP="1048FE17">
      <w:pPr>
        <w:rPr>
          <w:b/>
          <w:bCs/>
          <w:sz w:val="24"/>
          <w:szCs w:val="24"/>
        </w:rPr>
      </w:pPr>
      <w:r w:rsidRPr="00786A18">
        <w:rPr>
          <w:b/>
          <w:bCs/>
          <w:sz w:val="24"/>
          <w:szCs w:val="24"/>
        </w:rPr>
        <w:t xml:space="preserve">        </w:t>
      </w:r>
    </w:p>
    <w:p w14:paraId="5595D399" w14:textId="42B63567" w:rsidR="00A610A4" w:rsidRPr="00EE1630" w:rsidRDefault="00E120EC" w:rsidP="00BA5B98">
      <w:pPr>
        <w:pStyle w:val="Heading2"/>
        <w:spacing w:line="276" w:lineRule="auto"/>
        <w:ind w:left="0"/>
        <w:rPr>
          <w:rFonts w:ascii="Times New Roman" w:hAnsi="Times New Roman" w:cs="Times New Roman"/>
          <w:sz w:val="28"/>
        </w:rPr>
      </w:pPr>
      <w:bookmarkStart w:id="155" w:name="_Toc361156522"/>
      <w:bookmarkStart w:id="156" w:name="_Toc368912291"/>
      <w:r w:rsidRPr="1048FE17">
        <w:rPr>
          <w:rFonts w:ascii="Times New Roman" w:hAnsi="Times New Roman" w:cs="Times New Roman"/>
          <w:sz w:val="28"/>
        </w:rPr>
        <w:t>Variable</w:t>
      </w:r>
      <w:bookmarkEnd w:id="155"/>
      <w:bookmarkEnd w:id="156"/>
      <w:r w:rsidR="00305F60" w:rsidRPr="1048FE17">
        <w:rPr>
          <w:rFonts w:ascii="Times New Roman" w:hAnsi="Times New Roman" w:cs="Times New Roman"/>
          <w:sz w:val="28"/>
        </w:rPr>
        <w:t>s</w:t>
      </w:r>
    </w:p>
    <w:p w14:paraId="0ADA4013" w14:textId="3474B468" w:rsidR="1048FE17" w:rsidRDefault="00AA6E8B" w:rsidP="005526E8">
      <w:pPr>
        <w:pStyle w:val="Heading3"/>
      </w:pPr>
      <w:r>
        <w:t>Server class</w:t>
      </w:r>
    </w:p>
    <w:p w14:paraId="7C39CF59" w14:textId="2811BF22" w:rsidR="00AA6E8B" w:rsidRDefault="00AA6E8B" w:rsidP="00AA6E8B">
      <w:pPr>
        <w:pStyle w:val="ListParagraph"/>
        <w:ind w:left="835"/>
      </w:pPr>
      <w:r>
        <w:t xml:space="preserve">      </w:t>
      </w:r>
      <w:proofErr w:type="spellStart"/>
      <w:r>
        <w:t>sockfd</w:t>
      </w:r>
      <w:proofErr w:type="spellEnd"/>
      <w:r>
        <w:t>(int)</w:t>
      </w:r>
    </w:p>
    <w:p w14:paraId="08A024AE" w14:textId="25E50A33" w:rsidR="00AA6E8B" w:rsidRDefault="00AA6E8B" w:rsidP="00AA6E8B">
      <w:pPr>
        <w:pStyle w:val="ListParagraph"/>
        <w:ind w:left="835"/>
      </w:pPr>
      <w:r>
        <w:t xml:space="preserve">      </w:t>
      </w:r>
      <w:proofErr w:type="spellStart"/>
      <w:r>
        <w:t>clientfd</w:t>
      </w:r>
      <w:proofErr w:type="spellEnd"/>
      <w:r>
        <w:t>(int)</w:t>
      </w:r>
    </w:p>
    <w:p w14:paraId="54658D47" w14:textId="0A5DB74F" w:rsidR="00AA6E8B" w:rsidRDefault="00AA6E8B" w:rsidP="00AA6E8B">
      <w:pPr>
        <w:pStyle w:val="ListParagraph"/>
        <w:ind w:left="835"/>
      </w:pPr>
      <w:r>
        <w:t xml:space="preserve">      n(int)</w:t>
      </w:r>
    </w:p>
    <w:p w14:paraId="635B5E61" w14:textId="6E098B6E" w:rsidR="00AA6E8B" w:rsidRPr="00AA6E8B" w:rsidRDefault="00AA6E8B" w:rsidP="00AA6E8B">
      <w:pPr>
        <w:pStyle w:val="ListParagraph"/>
        <w:ind w:left="835"/>
      </w:pPr>
      <w:r>
        <w:t xml:space="preserve">      </w:t>
      </w:r>
      <w:proofErr w:type="spellStart"/>
      <w:proofErr w:type="gramStart"/>
      <w:r>
        <w:t>sock</w:t>
      </w:r>
      <w:r w:rsidR="009D2969">
        <w:t>et</w:t>
      </w:r>
      <w:r>
        <w:t>Addr</w:t>
      </w:r>
      <w:proofErr w:type="spellEnd"/>
      <w:r>
        <w:t>(</w:t>
      </w:r>
      <w:proofErr w:type="gramEnd"/>
      <w:r w:rsidR="009D2969">
        <w:t xml:space="preserve">struct </w:t>
      </w:r>
      <w:proofErr w:type="spellStart"/>
      <w:r>
        <w:t>soc</w:t>
      </w:r>
      <w:r w:rsidR="009D2969">
        <w:t>k</w:t>
      </w:r>
      <w:r>
        <w:t>addr_in</w:t>
      </w:r>
      <w:proofErr w:type="spellEnd"/>
      <w:r>
        <w:t>)</w:t>
      </w:r>
    </w:p>
    <w:p w14:paraId="17AA9B2D" w14:textId="5101CF92" w:rsidR="1048FE17" w:rsidRDefault="00AA6E8B" w:rsidP="1048FE17">
      <w:r>
        <w:t xml:space="preserve">                       </w:t>
      </w:r>
      <w:proofErr w:type="spellStart"/>
      <w:proofErr w:type="gramStart"/>
      <w:r>
        <w:t>clientAddr</w:t>
      </w:r>
      <w:proofErr w:type="spellEnd"/>
      <w:r>
        <w:t>(</w:t>
      </w:r>
      <w:proofErr w:type="gramEnd"/>
      <w:r w:rsidR="009D2969">
        <w:t xml:space="preserve">struct </w:t>
      </w:r>
      <w:proofErr w:type="spellStart"/>
      <w:r>
        <w:t>sockaddr_in</w:t>
      </w:r>
      <w:proofErr w:type="spellEnd"/>
      <w:r>
        <w:t>)</w:t>
      </w:r>
    </w:p>
    <w:p w14:paraId="7E1B5BF6" w14:textId="5761E4E7" w:rsidR="00AA6E8B" w:rsidRDefault="00AA6E8B" w:rsidP="1048FE17">
      <w:r>
        <w:t xml:space="preserve">                       op1(</w:t>
      </w:r>
      <w:proofErr w:type="spellStart"/>
      <w:r>
        <w:t>ofstream</w:t>
      </w:r>
      <w:proofErr w:type="spellEnd"/>
      <w:r>
        <w:t>)</w:t>
      </w:r>
    </w:p>
    <w:p w14:paraId="5E16B003" w14:textId="5A5533C0" w:rsidR="00AA6E8B" w:rsidRDefault="00AA6E8B" w:rsidP="1048FE17">
      <w:r>
        <w:t xml:space="preserve">                       t</w:t>
      </w:r>
      <w:r w:rsidR="009D2969">
        <w:t>hread</w:t>
      </w:r>
      <w:r>
        <w:t>(</w:t>
      </w:r>
      <w:proofErr w:type="spellStart"/>
      <w:r>
        <w:t>pthread_t</w:t>
      </w:r>
      <w:proofErr w:type="spellEnd"/>
      <w:r>
        <w:t>)</w:t>
      </w:r>
    </w:p>
    <w:p w14:paraId="4D7500FE" w14:textId="77777777" w:rsidR="00AA6E8B" w:rsidRDefault="00AA6E8B" w:rsidP="005526E8">
      <w:pPr>
        <w:pStyle w:val="Heading3"/>
      </w:pPr>
      <w:r>
        <w:t>Client class</w:t>
      </w:r>
    </w:p>
    <w:p w14:paraId="294F234E" w14:textId="5A0ABA23" w:rsidR="00AA6E8B" w:rsidRDefault="00AA6E8B" w:rsidP="005526E8">
      <w:pPr>
        <w:pStyle w:val="Heading3"/>
        <w:numPr>
          <w:ilvl w:val="0"/>
          <w:numId w:val="0"/>
        </w:numPr>
        <w:ind w:left="547"/>
      </w:pPr>
      <w:r>
        <w:t xml:space="preserve">          </w:t>
      </w:r>
      <w:proofErr w:type="spellStart"/>
      <w:r>
        <w:t>sockfd</w:t>
      </w:r>
      <w:proofErr w:type="spellEnd"/>
      <w:r>
        <w:t>(int)</w:t>
      </w:r>
    </w:p>
    <w:p w14:paraId="6893BC16" w14:textId="4D84EABB" w:rsidR="00AA6E8B" w:rsidRDefault="00AA6E8B" w:rsidP="00AA6E8B">
      <w:r>
        <w:t xml:space="preserve">                       </w:t>
      </w:r>
      <w:proofErr w:type="spellStart"/>
      <w:proofErr w:type="gramStart"/>
      <w:r>
        <w:t>serveraddr</w:t>
      </w:r>
      <w:proofErr w:type="spellEnd"/>
      <w:r w:rsidR="009D2969">
        <w:t>(</w:t>
      </w:r>
      <w:proofErr w:type="gramEnd"/>
      <w:r w:rsidR="009D2969">
        <w:t xml:space="preserve">struct </w:t>
      </w:r>
      <w:proofErr w:type="spellStart"/>
      <w:r w:rsidR="009D2969">
        <w:t>sockaddr_in</w:t>
      </w:r>
      <w:proofErr w:type="spellEnd"/>
      <w:r w:rsidR="009D2969">
        <w:t>)</w:t>
      </w:r>
    </w:p>
    <w:p w14:paraId="7F2DE7D7" w14:textId="1EC160EE" w:rsidR="009D2969" w:rsidRDefault="009D2969" w:rsidP="00AA6E8B">
      <w:r>
        <w:t xml:space="preserve">                       op1(</w:t>
      </w:r>
      <w:proofErr w:type="spellStart"/>
      <w:r>
        <w:t>ofstream</w:t>
      </w:r>
      <w:proofErr w:type="spellEnd"/>
      <w:r>
        <w:t>)</w:t>
      </w:r>
    </w:p>
    <w:p w14:paraId="6EC1DCAD" w14:textId="7435FC42" w:rsidR="009D2969" w:rsidRDefault="009D2969" w:rsidP="00AA6E8B">
      <w:r>
        <w:t xml:space="preserve">                       </w:t>
      </w:r>
    </w:p>
    <w:p w14:paraId="401A45BC" w14:textId="159D62D9" w:rsidR="00AA6E8B" w:rsidRPr="00AA6E8B" w:rsidRDefault="00AA6E8B" w:rsidP="00AA6E8B">
      <w:r>
        <w:t xml:space="preserve">                       </w:t>
      </w:r>
    </w:p>
    <w:p w14:paraId="4D28CF53" w14:textId="4AACEA54" w:rsidR="00B23FB5" w:rsidRPr="0016378B" w:rsidRDefault="00B23FB5" w:rsidP="00EE1630">
      <w:pPr>
        <w:pStyle w:val="BodyText"/>
        <w:spacing w:line="276" w:lineRule="auto"/>
        <w:ind w:firstLine="720"/>
        <w:rPr>
          <w:sz w:val="24"/>
          <w:szCs w:val="24"/>
        </w:rPr>
      </w:pPr>
      <w:r w:rsidRPr="0016378B">
        <w:rPr>
          <w:sz w:val="24"/>
          <w:szCs w:val="24"/>
        </w:rPr>
        <w:lastRenderedPageBreak/>
        <w:t xml:space="preserve">Server file descriptor, Client file descriptor, </w:t>
      </w:r>
      <w:proofErr w:type="spellStart"/>
      <w:proofErr w:type="gramStart"/>
      <w:r w:rsidRPr="0016378B">
        <w:rPr>
          <w:sz w:val="24"/>
          <w:szCs w:val="24"/>
        </w:rPr>
        <w:t>pid’s</w:t>
      </w:r>
      <w:proofErr w:type="spellEnd"/>
      <w:r w:rsidRPr="0016378B">
        <w:rPr>
          <w:sz w:val="24"/>
          <w:szCs w:val="24"/>
        </w:rPr>
        <w:t xml:space="preserve"> ,</w:t>
      </w:r>
      <w:proofErr w:type="gramEnd"/>
      <w:r w:rsidRPr="0016378B">
        <w:rPr>
          <w:sz w:val="24"/>
          <w:szCs w:val="24"/>
        </w:rPr>
        <w:t xml:space="preserve"> op fo</w:t>
      </w:r>
      <w:r w:rsidR="00A43A04" w:rsidRPr="0016378B">
        <w:rPr>
          <w:sz w:val="24"/>
          <w:szCs w:val="24"/>
        </w:rPr>
        <w:t>r</w:t>
      </w:r>
      <w:r w:rsidRPr="0016378B">
        <w:rPr>
          <w:sz w:val="24"/>
          <w:szCs w:val="24"/>
        </w:rPr>
        <w:t xml:space="preserve"> menu driven inputs </w:t>
      </w:r>
    </w:p>
    <w:p w14:paraId="6FE379BC" w14:textId="5E431364" w:rsidR="00E120EC" w:rsidRPr="00EE1630" w:rsidRDefault="00E120EC" w:rsidP="00BA5B98">
      <w:pPr>
        <w:pStyle w:val="Heading2"/>
        <w:spacing w:line="276" w:lineRule="auto"/>
        <w:ind w:left="0"/>
        <w:rPr>
          <w:rFonts w:ascii="Times New Roman" w:hAnsi="Times New Roman" w:cs="Times New Roman"/>
          <w:sz w:val="28"/>
          <w:szCs w:val="32"/>
        </w:rPr>
      </w:pPr>
      <w:bookmarkStart w:id="157" w:name="_Toc361156524"/>
      <w:bookmarkStart w:id="158" w:name="_Toc368912292"/>
      <w:r w:rsidRPr="1048FE17">
        <w:rPr>
          <w:rFonts w:ascii="Times New Roman" w:hAnsi="Times New Roman" w:cs="Times New Roman"/>
          <w:sz w:val="28"/>
        </w:rPr>
        <w:t>Activity / Class Diagrams (as applicable)</w:t>
      </w:r>
      <w:bookmarkEnd w:id="157"/>
      <w:bookmarkEnd w:id="158"/>
    </w:p>
    <w:p w14:paraId="010B1C19" w14:textId="6037BF5F" w:rsidR="002724FC" w:rsidRPr="0016378B" w:rsidRDefault="007B4427" w:rsidP="00EE1630">
      <w:pPr>
        <w:pStyle w:val="BodyText"/>
        <w:spacing w:line="276" w:lineRule="auto"/>
        <w:ind w:left="709"/>
        <w:rPr>
          <w:sz w:val="24"/>
          <w:szCs w:val="24"/>
        </w:rPr>
      </w:pPr>
      <w:r>
        <w:rPr>
          <w:noProof/>
        </w:rPr>
        <w:drawing>
          <wp:anchor distT="0" distB="0" distL="114300" distR="114300" simplePos="0" relativeHeight="251658240" behindDoc="1" locked="0" layoutInCell="1" allowOverlap="1" wp14:anchorId="1EC997C0" wp14:editId="0539C289">
            <wp:simplePos x="0" y="0"/>
            <wp:positionH relativeFrom="column">
              <wp:posOffset>43815</wp:posOffset>
            </wp:positionH>
            <wp:positionV relativeFrom="paragraph">
              <wp:posOffset>483870</wp:posOffset>
            </wp:positionV>
            <wp:extent cx="5549265" cy="4129405"/>
            <wp:effectExtent l="0" t="0" r="0" b="4445"/>
            <wp:wrapTight wrapText="bothSides">
              <wp:wrapPolygon edited="0">
                <wp:start x="0" y="0"/>
                <wp:lineTo x="0" y="21524"/>
                <wp:lineTo x="21504" y="21524"/>
                <wp:lineTo x="21504"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49265" cy="4129405"/>
                    </a:xfrm>
                    <a:prstGeom prst="rect">
                      <a:avLst/>
                    </a:prstGeom>
                  </pic:spPr>
                </pic:pic>
              </a:graphicData>
            </a:graphic>
          </wp:anchor>
        </w:drawing>
      </w:r>
      <w:r w:rsidR="002724FC" w:rsidRPr="1048FE17">
        <w:rPr>
          <w:sz w:val="24"/>
          <w:szCs w:val="24"/>
        </w:rPr>
        <w:t xml:space="preserve">We </w:t>
      </w:r>
      <w:r w:rsidR="00B23FB5" w:rsidRPr="1048FE17">
        <w:rPr>
          <w:sz w:val="24"/>
          <w:szCs w:val="24"/>
        </w:rPr>
        <w:t>have created a client server connection between the client and the server using soc</w:t>
      </w:r>
      <w:r w:rsidR="1033FFEA" w:rsidRPr="1048FE17">
        <w:rPr>
          <w:sz w:val="24"/>
          <w:szCs w:val="24"/>
        </w:rPr>
        <w:t>kets.</w:t>
      </w:r>
    </w:p>
    <w:p w14:paraId="32BF3018" w14:textId="780B2FDA" w:rsidR="4E11D3DA" w:rsidRDefault="4E11D3DA" w:rsidP="1048FE17">
      <w:pPr>
        <w:pStyle w:val="BodyText"/>
        <w:spacing w:line="276" w:lineRule="auto"/>
        <w:ind w:left="709"/>
      </w:pPr>
    </w:p>
    <w:p w14:paraId="2208713D" w14:textId="77777777" w:rsidR="00193769" w:rsidRPr="00EE1630" w:rsidRDefault="00193769" w:rsidP="00BA5B98">
      <w:pPr>
        <w:pStyle w:val="Heading2"/>
        <w:spacing w:line="276" w:lineRule="auto"/>
        <w:ind w:left="426" w:hanging="426"/>
        <w:rPr>
          <w:rFonts w:ascii="Times New Roman" w:hAnsi="Times New Roman" w:cs="Times New Roman"/>
          <w:sz w:val="28"/>
        </w:rPr>
      </w:pPr>
      <w:bookmarkStart w:id="159" w:name="_Toc368912293"/>
      <w:r w:rsidRPr="1048FE17">
        <w:rPr>
          <w:rFonts w:ascii="Times New Roman" w:hAnsi="Times New Roman" w:cs="Times New Roman"/>
          <w:sz w:val="28"/>
        </w:rPr>
        <w:t>Data Migration</w:t>
      </w:r>
      <w:bookmarkEnd w:id="159"/>
    </w:p>
    <w:p w14:paraId="6D068ED9" w14:textId="3B060611" w:rsidR="12DBFC6D" w:rsidRDefault="12DBFC6D" w:rsidP="1048FE17">
      <w:r>
        <w:t xml:space="preserve">                         Not applicable for this </w:t>
      </w:r>
      <w:r w:rsidR="6FA76486">
        <w:t>application</w:t>
      </w:r>
    </w:p>
    <w:p w14:paraId="75145B7A" w14:textId="5053083D" w:rsidR="001E2AC5" w:rsidRPr="0016378B" w:rsidRDefault="001E2AC5" w:rsidP="005526E8">
      <w:pPr>
        <w:pStyle w:val="Heading3"/>
      </w:pPr>
      <w:bookmarkStart w:id="160" w:name="_Toc502732269"/>
      <w:bookmarkStart w:id="161" w:name="_Toc368912294"/>
      <w:r>
        <w:t>Architectural Representation</w:t>
      </w:r>
      <w:bookmarkEnd w:id="160"/>
      <w:bookmarkEnd w:id="161"/>
      <w:r>
        <w:t xml:space="preserve"> </w:t>
      </w:r>
    </w:p>
    <w:p w14:paraId="0E2A1AE8" w14:textId="4E196294" w:rsidR="17095EF8" w:rsidRDefault="17095EF8" w:rsidP="1048FE17">
      <w:pPr>
        <w:jc w:val="both"/>
        <w:rPr>
          <w:sz w:val="24"/>
          <w:szCs w:val="24"/>
        </w:rPr>
      </w:pPr>
      <w:r>
        <w:t xml:space="preserve">                     </w:t>
      </w:r>
      <w:r w:rsidRPr="1048FE17">
        <w:rPr>
          <w:sz w:val="24"/>
          <w:szCs w:val="24"/>
        </w:rPr>
        <w:t>The architectural representation such as use case, sequence,</w:t>
      </w:r>
      <w:r w:rsidR="009D2969">
        <w:rPr>
          <w:sz w:val="24"/>
          <w:szCs w:val="24"/>
        </w:rPr>
        <w:t xml:space="preserve"> </w:t>
      </w:r>
      <w:r w:rsidRPr="1048FE17">
        <w:rPr>
          <w:sz w:val="24"/>
          <w:szCs w:val="24"/>
        </w:rPr>
        <w:t xml:space="preserve">data flow diagrams of </w:t>
      </w:r>
      <w:bookmarkStart w:id="162" w:name="_Int_2yodiAWQ"/>
      <w:r w:rsidRPr="1048FE17">
        <w:rPr>
          <w:sz w:val="24"/>
          <w:szCs w:val="24"/>
        </w:rPr>
        <w:t>different levels</w:t>
      </w:r>
      <w:bookmarkEnd w:id="162"/>
      <w:r w:rsidRPr="1048FE17">
        <w:rPr>
          <w:sz w:val="24"/>
          <w:szCs w:val="24"/>
        </w:rPr>
        <w:t xml:space="preserve"> are designed and represented in design sections accordingly.</w:t>
      </w:r>
    </w:p>
    <w:p w14:paraId="1298CFD8" w14:textId="0758BF6E" w:rsidR="1048FE17" w:rsidRDefault="1048FE17" w:rsidP="1048FE17"/>
    <w:p w14:paraId="70BABFA2" w14:textId="77777777" w:rsidR="001E2AC5" w:rsidRPr="0016378B" w:rsidRDefault="001E2AC5" w:rsidP="005526E8">
      <w:pPr>
        <w:pStyle w:val="Heading3"/>
      </w:pPr>
      <w:bookmarkStart w:id="163" w:name="_Toc502732270"/>
      <w:bookmarkStart w:id="164" w:name="_Toc368912295"/>
      <w:r>
        <w:t>Architectural Goals and Constraints</w:t>
      </w:r>
      <w:bookmarkEnd w:id="163"/>
      <w:bookmarkEnd w:id="164"/>
      <w:r>
        <w:t xml:space="preserve"> </w:t>
      </w:r>
    </w:p>
    <w:p w14:paraId="1D02ACBE" w14:textId="3A397BEB" w:rsidR="1FA92935" w:rsidRPr="00BA5B98" w:rsidRDefault="1FA92935" w:rsidP="00BA5B98">
      <w:pPr>
        <w:jc w:val="both"/>
        <w:rPr>
          <w:sz w:val="24"/>
          <w:szCs w:val="24"/>
        </w:rPr>
      </w:pPr>
      <w:r>
        <w:t xml:space="preserve">                     </w:t>
      </w:r>
      <w:r w:rsidRPr="1048FE17">
        <w:rPr>
          <w:sz w:val="24"/>
          <w:szCs w:val="24"/>
        </w:rPr>
        <w:t xml:space="preserve">The main goal of designing different UML is to understand the key interties that are to be implemented and understand the workflow while implementing the application. </w:t>
      </w:r>
      <w:r w:rsidRPr="1048FE17">
        <w:rPr>
          <w:sz w:val="24"/>
          <w:szCs w:val="24"/>
        </w:rPr>
        <w:lastRenderedPageBreak/>
        <w:t xml:space="preserve">They helped us to understand the </w:t>
      </w:r>
      <w:r w:rsidR="009D2969" w:rsidRPr="1048FE17">
        <w:rPr>
          <w:sz w:val="24"/>
          <w:szCs w:val="24"/>
        </w:rPr>
        <w:t>step-by-step</w:t>
      </w:r>
      <w:r w:rsidRPr="1048FE17">
        <w:rPr>
          <w:sz w:val="24"/>
          <w:szCs w:val="24"/>
        </w:rPr>
        <w:t xml:space="preserve"> process to be implemented. The constraints are, sometimes the implemented UML </w:t>
      </w:r>
      <w:bookmarkStart w:id="165" w:name="_Int_06ptJGu7"/>
      <w:r w:rsidRPr="1048FE17">
        <w:rPr>
          <w:sz w:val="24"/>
          <w:szCs w:val="24"/>
        </w:rPr>
        <w:t>doesn’t</w:t>
      </w:r>
      <w:bookmarkEnd w:id="165"/>
      <w:r w:rsidRPr="1048FE17">
        <w:rPr>
          <w:sz w:val="24"/>
          <w:szCs w:val="24"/>
        </w:rPr>
        <w:t xml:space="preserve"> </w:t>
      </w:r>
      <w:r w:rsidR="009D2969" w:rsidRPr="1048FE17">
        <w:rPr>
          <w:sz w:val="24"/>
          <w:szCs w:val="24"/>
        </w:rPr>
        <w:t>represent</w:t>
      </w:r>
      <w:r w:rsidRPr="1048FE17">
        <w:rPr>
          <w:sz w:val="24"/>
          <w:szCs w:val="24"/>
        </w:rPr>
        <w:t xml:space="preserve"> the system functionality perfectly.</w:t>
      </w:r>
    </w:p>
    <w:p w14:paraId="08510162" w14:textId="2F234E6E" w:rsidR="001E2AC5" w:rsidRPr="0016378B" w:rsidRDefault="001E2AC5" w:rsidP="005526E8">
      <w:pPr>
        <w:pStyle w:val="Heading3"/>
      </w:pPr>
      <w:bookmarkStart w:id="166" w:name="_Toc502732273"/>
      <w:bookmarkStart w:id="167" w:name="_Toc368912297"/>
      <w:r>
        <w:t>Architecturally Significant Design Packages</w:t>
      </w:r>
      <w:bookmarkEnd w:id="166"/>
      <w:bookmarkEnd w:id="167"/>
    </w:p>
    <w:p w14:paraId="44FDD038" w14:textId="6D52749C" w:rsidR="547D793B" w:rsidRDefault="547D793B" w:rsidP="1048FE17">
      <w:pPr>
        <w:ind w:left="270" w:hanging="270"/>
      </w:pPr>
      <w:r>
        <w:t xml:space="preserve">                            Not applicable for this application </w:t>
      </w:r>
    </w:p>
    <w:p w14:paraId="251C025B" w14:textId="0F18ED18" w:rsidR="001E2AC5" w:rsidRPr="0016378B" w:rsidRDefault="001E2AC5" w:rsidP="005526E8">
      <w:pPr>
        <w:pStyle w:val="Heading3"/>
      </w:pPr>
      <w:bookmarkStart w:id="168" w:name="_Toc502732274"/>
      <w:bookmarkStart w:id="169" w:name="_Toc368912298"/>
      <w:r>
        <w:t>Data model</w:t>
      </w:r>
      <w:bookmarkEnd w:id="168"/>
      <w:bookmarkEnd w:id="169"/>
      <w:r>
        <w:t xml:space="preserve"> </w:t>
      </w:r>
    </w:p>
    <w:p w14:paraId="11BDA6C2" w14:textId="66FCDD8A" w:rsidR="3D2A87F7" w:rsidRDefault="3D2A87F7" w:rsidP="1048FE17">
      <w:r>
        <w:t>Not Applicable for our project.</w:t>
      </w:r>
    </w:p>
    <w:p w14:paraId="3FD4FEBD" w14:textId="77777777" w:rsidR="001E2AC5" w:rsidRPr="0016378B" w:rsidRDefault="001E2AC5" w:rsidP="005526E8">
      <w:pPr>
        <w:pStyle w:val="Heading3"/>
      </w:pPr>
      <w:bookmarkStart w:id="170" w:name="_Toc368912299"/>
      <w:r>
        <w:t>Deployment View</w:t>
      </w:r>
      <w:bookmarkEnd w:id="170"/>
    </w:p>
    <w:p w14:paraId="25C7E158" w14:textId="13EBDE7F" w:rsidR="5BC09702" w:rsidRDefault="5BC09702" w:rsidP="1048FE17">
      <w:r>
        <w:t xml:space="preserve">                             Not applicable for this application </w:t>
      </w:r>
    </w:p>
    <w:p w14:paraId="72E496B9" w14:textId="314F0FC8" w:rsidR="00F304DA" w:rsidRPr="00BA5B98" w:rsidRDefault="00F304DA" w:rsidP="00BA5B98">
      <w:pPr>
        <w:pStyle w:val="Heading1"/>
        <w:ind w:left="0"/>
        <w:rPr>
          <w:sz w:val="28"/>
          <w:szCs w:val="28"/>
        </w:rPr>
      </w:pPr>
      <w:bookmarkStart w:id="171" w:name="_Toc368912300"/>
      <w:r w:rsidRPr="00BA5B98">
        <w:rPr>
          <w:sz w:val="28"/>
          <w:szCs w:val="28"/>
        </w:rPr>
        <w:t>Environment Description</w:t>
      </w:r>
      <w:bookmarkEnd w:id="144"/>
      <w:bookmarkEnd w:id="171"/>
    </w:p>
    <w:p w14:paraId="065256CF" w14:textId="33BCC8D2" w:rsidR="710A3F25" w:rsidRPr="009D2969" w:rsidRDefault="710A3F25" w:rsidP="00BA5B98">
      <w:pPr>
        <w:pStyle w:val="BodyText"/>
        <w:spacing w:line="360" w:lineRule="auto"/>
        <w:ind w:firstLine="720"/>
        <w:jc w:val="both"/>
        <w:rPr>
          <w:sz w:val="24"/>
          <w:szCs w:val="24"/>
        </w:rPr>
      </w:pPr>
      <w:bookmarkStart w:id="172" w:name="_Toc207768305"/>
      <w:r>
        <w:t xml:space="preserve">          </w:t>
      </w:r>
      <w:r>
        <w:tab/>
      </w:r>
      <w:r w:rsidR="009D2969" w:rsidRPr="009D2969">
        <w:rPr>
          <w:sz w:val="24"/>
          <w:szCs w:val="24"/>
        </w:rPr>
        <w:t xml:space="preserve">This section provides all the </w:t>
      </w:r>
      <w:bookmarkStart w:id="173" w:name="_Int_qY97odzN"/>
      <w:r w:rsidR="009D2969" w:rsidRPr="009D2969">
        <w:rPr>
          <w:sz w:val="24"/>
          <w:szCs w:val="24"/>
        </w:rPr>
        <w:t>descriptions</w:t>
      </w:r>
      <w:bookmarkEnd w:id="173"/>
      <w:r w:rsidR="009D2969" w:rsidRPr="009D2969">
        <w:rPr>
          <w:sz w:val="24"/>
          <w:szCs w:val="24"/>
        </w:rPr>
        <w:t xml:space="preserve"> of the environment required by the application such as hardware requirements, software requirements, time zones etc.</w:t>
      </w:r>
    </w:p>
    <w:p w14:paraId="653C9869" w14:textId="7F6EBD71" w:rsidR="00F304DA" w:rsidRPr="00EE1630" w:rsidRDefault="00F304DA" w:rsidP="005526E8">
      <w:pPr>
        <w:pStyle w:val="Heading3"/>
        <w:rPr>
          <w:sz w:val="28"/>
          <w:szCs w:val="28"/>
        </w:rPr>
      </w:pPr>
      <w:bookmarkStart w:id="174" w:name="_Toc368912301"/>
      <w:r>
        <w:t>Time Zone Support</w:t>
      </w:r>
      <w:bookmarkEnd w:id="172"/>
      <w:bookmarkEnd w:id="174"/>
    </w:p>
    <w:p w14:paraId="6BBCC4E7" w14:textId="2555A576" w:rsidR="6313F9AE" w:rsidRDefault="6313F9AE" w:rsidP="1048FE17">
      <w:bookmarkStart w:id="175" w:name="_Toc207768306"/>
      <w:r>
        <w:t xml:space="preserve">                              Any time zone is applicable</w:t>
      </w:r>
    </w:p>
    <w:p w14:paraId="53D72A35" w14:textId="2F609502" w:rsidR="00F304DA" w:rsidRPr="00EE1630" w:rsidRDefault="0163FAC5" w:rsidP="00BA5B98">
      <w:pPr>
        <w:pStyle w:val="Heading2"/>
        <w:numPr>
          <w:ilvl w:val="1"/>
          <w:numId w:val="0"/>
        </w:numPr>
        <w:spacing w:line="276" w:lineRule="auto"/>
        <w:ind w:left="-426"/>
        <w:rPr>
          <w:rFonts w:ascii="Times New Roman" w:hAnsi="Times New Roman" w:cs="Times New Roman"/>
          <w:sz w:val="28"/>
        </w:rPr>
      </w:pPr>
      <w:bookmarkStart w:id="176" w:name="_Toc368912302"/>
      <w:r w:rsidRPr="1048FE17">
        <w:rPr>
          <w:rFonts w:ascii="Times New Roman" w:hAnsi="Times New Roman" w:cs="Times New Roman"/>
          <w:sz w:val="28"/>
        </w:rPr>
        <w:t xml:space="preserve">      </w:t>
      </w:r>
      <w:r w:rsidRPr="00BA5B98">
        <w:rPr>
          <w:rFonts w:ascii="Times New Roman" w:hAnsi="Times New Roman" w:cs="Times New Roman"/>
          <w:szCs w:val="24"/>
        </w:rPr>
        <w:t>5.1.2</w:t>
      </w:r>
      <w:r w:rsidRPr="1048FE17">
        <w:rPr>
          <w:rFonts w:ascii="Times New Roman" w:hAnsi="Times New Roman" w:cs="Times New Roman"/>
          <w:sz w:val="28"/>
        </w:rPr>
        <w:t xml:space="preserve">. </w:t>
      </w:r>
      <w:r w:rsidR="1470C35B" w:rsidRPr="1048FE17">
        <w:rPr>
          <w:rFonts w:ascii="Times New Roman" w:hAnsi="Times New Roman" w:cs="Times New Roman"/>
          <w:sz w:val="28"/>
        </w:rPr>
        <w:t xml:space="preserve"> </w:t>
      </w:r>
      <w:r w:rsidR="00F304DA" w:rsidRPr="00BA5B98">
        <w:rPr>
          <w:rFonts w:ascii="Times New Roman" w:hAnsi="Times New Roman" w:cs="Times New Roman"/>
          <w:szCs w:val="24"/>
        </w:rPr>
        <w:t>Language Support</w:t>
      </w:r>
      <w:bookmarkStart w:id="177" w:name="_Toc207768307"/>
      <w:bookmarkEnd w:id="175"/>
      <w:bookmarkEnd w:id="176"/>
    </w:p>
    <w:p w14:paraId="36690CE0" w14:textId="336A845D" w:rsidR="002724FC" w:rsidRPr="0016378B" w:rsidRDefault="1470C35B" w:rsidP="00EE1630">
      <w:pPr>
        <w:pStyle w:val="BodyText"/>
        <w:spacing w:line="276" w:lineRule="auto"/>
        <w:ind w:left="709"/>
        <w:rPr>
          <w:sz w:val="24"/>
          <w:szCs w:val="24"/>
        </w:rPr>
      </w:pPr>
      <w:r w:rsidRPr="1048FE17">
        <w:rPr>
          <w:sz w:val="24"/>
          <w:szCs w:val="24"/>
        </w:rPr>
        <w:t xml:space="preserve">    </w:t>
      </w:r>
      <w:r w:rsidR="002724FC" w:rsidRPr="1048FE17">
        <w:rPr>
          <w:sz w:val="24"/>
          <w:szCs w:val="24"/>
        </w:rPr>
        <w:t xml:space="preserve">CPP on Linux, </w:t>
      </w:r>
      <w:r w:rsidR="00B23FB5" w:rsidRPr="1048FE17">
        <w:rPr>
          <w:sz w:val="24"/>
          <w:szCs w:val="24"/>
        </w:rPr>
        <w:t xml:space="preserve">System </w:t>
      </w:r>
      <w:r w:rsidR="5D5559AB" w:rsidRPr="1048FE17">
        <w:rPr>
          <w:sz w:val="24"/>
          <w:szCs w:val="24"/>
        </w:rPr>
        <w:t>Programming.</w:t>
      </w:r>
    </w:p>
    <w:p w14:paraId="0F7AD7D0" w14:textId="77777777" w:rsidR="00F304DA" w:rsidRPr="00BA5B98" w:rsidRDefault="00F304DA" w:rsidP="00BA5B98">
      <w:pPr>
        <w:pStyle w:val="Heading2"/>
        <w:spacing w:line="276" w:lineRule="auto"/>
        <w:ind w:left="0"/>
        <w:rPr>
          <w:rFonts w:ascii="Times New Roman" w:hAnsi="Times New Roman" w:cs="Times New Roman"/>
          <w:szCs w:val="24"/>
        </w:rPr>
      </w:pPr>
      <w:bookmarkStart w:id="178" w:name="_Toc368912303"/>
      <w:r w:rsidRPr="00BA5B98">
        <w:rPr>
          <w:rFonts w:ascii="Times New Roman" w:hAnsi="Times New Roman" w:cs="Times New Roman"/>
          <w:szCs w:val="24"/>
        </w:rPr>
        <w:t>User Desktop Requirements</w:t>
      </w:r>
      <w:bookmarkStart w:id="179" w:name="_Toc207768308"/>
      <w:bookmarkEnd w:id="177"/>
      <w:bookmarkEnd w:id="178"/>
    </w:p>
    <w:p w14:paraId="3790F298" w14:textId="40413489" w:rsidR="00645017" w:rsidRPr="0016378B" w:rsidRDefault="00645017" w:rsidP="00EE1630">
      <w:pPr>
        <w:pStyle w:val="BodyText"/>
        <w:spacing w:line="276" w:lineRule="auto"/>
        <w:ind w:left="709"/>
        <w:rPr>
          <w:sz w:val="24"/>
          <w:szCs w:val="24"/>
        </w:rPr>
      </w:pPr>
      <w:r w:rsidRPr="1048FE17">
        <w:rPr>
          <w:sz w:val="24"/>
          <w:szCs w:val="24"/>
        </w:rPr>
        <w:t xml:space="preserve">We use putty and </w:t>
      </w:r>
      <w:r w:rsidR="5820454B" w:rsidRPr="1048FE17">
        <w:rPr>
          <w:sz w:val="24"/>
          <w:szCs w:val="24"/>
        </w:rPr>
        <w:t>WinSCP</w:t>
      </w:r>
      <w:r w:rsidRPr="1048FE17">
        <w:rPr>
          <w:sz w:val="24"/>
          <w:szCs w:val="24"/>
        </w:rPr>
        <w:t xml:space="preserve"> as desktop requirements.</w:t>
      </w:r>
    </w:p>
    <w:p w14:paraId="3D0CDCE7" w14:textId="149F88A1" w:rsidR="00F304DA" w:rsidRPr="00BA5B98" w:rsidRDefault="00F304DA" w:rsidP="00BA5B98">
      <w:pPr>
        <w:pStyle w:val="Heading2"/>
        <w:spacing w:line="276" w:lineRule="auto"/>
        <w:ind w:left="0"/>
        <w:rPr>
          <w:rFonts w:ascii="Times New Roman" w:hAnsi="Times New Roman" w:cs="Times New Roman"/>
          <w:szCs w:val="24"/>
        </w:rPr>
      </w:pPr>
      <w:bookmarkStart w:id="180" w:name="_Toc368912304"/>
      <w:r w:rsidRPr="00BA5B98">
        <w:rPr>
          <w:rFonts w:ascii="Times New Roman" w:hAnsi="Times New Roman" w:cs="Times New Roman"/>
          <w:szCs w:val="24"/>
        </w:rPr>
        <w:t>Server-Side Requirements</w:t>
      </w:r>
      <w:bookmarkEnd w:id="179"/>
      <w:bookmarkEnd w:id="180"/>
    </w:p>
    <w:p w14:paraId="51B1FD29" w14:textId="22486923" w:rsidR="1ED7206D" w:rsidRDefault="1ED7206D" w:rsidP="1048FE17">
      <w:bookmarkStart w:id="181" w:name="_Toc207768309"/>
      <w:r w:rsidRPr="1048FE17">
        <w:rPr>
          <w:sz w:val="24"/>
          <w:szCs w:val="24"/>
        </w:rPr>
        <w:t xml:space="preserve">We use cloud machine and WinSCP as desktop Requirements. </w:t>
      </w:r>
    </w:p>
    <w:p w14:paraId="190F95B8" w14:textId="77777777" w:rsidR="00F304DA" w:rsidRPr="0016378B" w:rsidRDefault="00F304DA" w:rsidP="005526E8">
      <w:pPr>
        <w:pStyle w:val="Heading3"/>
      </w:pPr>
      <w:bookmarkStart w:id="182" w:name="_Toc368912305"/>
      <w:r>
        <w:t>Deployment Considerations</w:t>
      </w:r>
      <w:bookmarkEnd w:id="181"/>
      <w:bookmarkEnd w:id="182"/>
    </w:p>
    <w:p w14:paraId="28844E75" w14:textId="36440E7C" w:rsidR="20E8036F" w:rsidRDefault="20E8036F" w:rsidP="1048FE17">
      <w:bookmarkStart w:id="183" w:name="_Toc207768310"/>
      <w:r w:rsidRPr="1048FE17">
        <w:rPr>
          <w:sz w:val="24"/>
          <w:szCs w:val="24"/>
        </w:rPr>
        <w:t>Hardware, Software, File Storage, Session Storage</w:t>
      </w:r>
    </w:p>
    <w:p w14:paraId="4F18E6E8" w14:textId="7502A953" w:rsidR="00F304DA" w:rsidRPr="0016378B" w:rsidRDefault="00F304DA" w:rsidP="005526E8">
      <w:pPr>
        <w:pStyle w:val="Heading3"/>
      </w:pPr>
      <w:bookmarkStart w:id="184" w:name="_Toc368912306"/>
      <w:r>
        <w:t>Application Server Disk Space</w:t>
      </w:r>
      <w:bookmarkEnd w:id="183"/>
      <w:bookmarkEnd w:id="184"/>
      <w:r>
        <w:t xml:space="preserve"> </w:t>
      </w:r>
    </w:p>
    <w:p w14:paraId="288AA2DD" w14:textId="74A885B1" w:rsidR="60CC585F" w:rsidRDefault="60CC585F" w:rsidP="1048FE17">
      <w:bookmarkStart w:id="185" w:name="_Toc207768311"/>
      <w:r>
        <w:t xml:space="preserve"> </w:t>
      </w:r>
      <w:r>
        <w:tab/>
      </w:r>
      <w:r>
        <w:tab/>
      </w:r>
      <w:r w:rsidRPr="1048FE17">
        <w:rPr>
          <w:sz w:val="24"/>
          <w:szCs w:val="24"/>
        </w:rPr>
        <w:t>Not applicable for our application</w:t>
      </w:r>
    </w:p>
    <w:p w14:paraId="21E4C1AE" w14:textId="79EFA23C" w:rsidR="00F304DA" w:rsidRPr="0016378B" w:rsidRDefault="00F304DA" w:rsidP="005526E8">
      <w:pPr>
        <w:pStyle w:val="Heading3"/>
      </w:pPr>
      <w:bookmarkStart w:id="186" w:name="_Toc368912307"/>
      <w:r>
        <w:t>Database S</w:t>
      </w:r>
      <w:r w:rsidR="617A58F7">
        <w:t>e</w:t>
      </w:r>
      <w:r>
        <w:t>rver Disk Spac</w:t>
      </w:r>
      <w:bookmarkStart w:id="187" w:name="_Toc207768312"/>
      <w:bookmarkEnd w:id="185"/>
      <w:r>
        <w:t>e</w:t>
      </w:r>
      <w:bookmarkEnd w:id="186"/>
    </w:p>
    <w:p w14:paraId="41F1BC2C" w14:textId="45A60F35" w:rsidR="0940F9A5" w:rsidRDefault="0940F9A5" w:rsidP="1048FE17">
      <w:r w:rsidRPr="1048FE17">
        <w:rPr>
          <w:sz w:val="24"/>
          <w:szCs w:val="24"/>
        </w:rPr>
        <w:t>Not applicable for our application</w:t>
      </w:r>
    </w:p>
    <w:p w14:paraId="39129917" w14:textId="77777777" w:rsidR="00F304DA" w:rsidRPr="0016378B" w:rsidRDefault="00F304DA" w:rsidP="005526E8">
      <w:pPr>
        <w:pStyle w:val="Heading3"/>
      </w:pPr>
      <w:bookmarkStart w:id="188" w:name="_Toc368912308"/>
      <w:r>
        <w:t>Integration Requirements</w:t>
      </w:r>
      <w:bookmarkStart w:id="189" w:name="_Toc207768313"/>
      <w:bookmarkEnd w:id="187"/>
      <w:bookmarkEnd w:id="188"/>
    </w:p>
    <w:p w14:paraId="188B975B" w14:textId="75C6DF03" w:rsidR="00305F60" w:rsidRPr="0016378B" w:rsidRDefault="00305F60" w:rsidP="00BA5B98">
      <w:pPr>
        <w:pStyle w:val="paragraph"/>
        <w:spacing w:before="0" w:beforeAutospacing="0" w:after="0" w:afterAutospacing="0" w:line="276" w:lineRule="auto"/>
        <w:ind w:firstLine="720"/>
        <w:textAlignment w:val="baseline"/>
      </w:pPr>
      <w:bookmarkStart w:id="190" w:name="_Int_5Rllc3NG"/>
      <w:r w:rsidRPr="1048FE17">
        <w:rPr>
          <w:rStyle w:val="normaltextrun"/>
        </w:rPr>
        <w:t>An Integration</w:t>
      </w:r>
      <w:bookmarkEnd w:id="190"/>
      <w:r w:rsidRPr="1048FE17">
        <w:rPr>
          <w:rStyle w:val="normaltextrun"/>
        </w:rPr>
        <w:t xml:space="preserve"> </w:t>
      </w:r>
      <w:bookmarkStart w:id="191" w:name="_Int_nbAiKs5J"/>
      <w:r w:rsidRPr="1048FE17">
        <w:rPr>
          <w:rStyle w:val="normaltextrun"/>
        </w:rPr>
        <w:t>is connecting</w:t>
      </w:r>
      <w:bookmarkEnd w:id="191"/>
      <w:r w:rsidRPr="1048FE17">
        <w:rPr>
          <w:rStyle w:val="normaltextrun"/>
        </w:rPr>
        <w:t xml:space="preserve"> systems, </w:t>
      </w:r>
      <w:bookmarkStart w:id="192" w:name="_Int_8XnnbFyz"/>
      <w:r w:rsidRPr="1048FE17">
        <w:rPr>
          <w:rStyle w:val="normaltextrun"/>
        </w:rPr>
        <w:t>applications</w:t>
      </w:r>
      <w:bookmarkEnd w:id="192"/>
      <w:r w:rsidRPr="1048FE17">
        <w:rPr>
          <w:rStyle w:val="normaltextrun"/>
        </w:rPr>
        <w:t xml:space="preserve"> and devices together so that you have a better flow of data and processes.</w:t>
      </w:r>
      <w:r w:rsidRPr="1048FE17">
        <w:rPr>
          <w:rStyle w:val="eop"/>
        </w:rPr>
        <w:t> </w:t>
      </w:r>
    </w:p>
    <w:p w14:paraId="0D66C65F" w14:textId="39C4F418" w:rsidR="00C57D33" w:rsidRPr="0016378B" w:rsidRDefault="00C57D33" w:rsidP="005526E8">
      <w:pPr>
        <w:pStyle w:val="Heading3"/>
      </w:pPr>
      <w:bookmarkStart w:id="193" w:name="_Toc361155804"/>
      <w:bookmarkStart w:id="194" w:name="_Toc368912309"/>
      <w:r>
        <w:lastRenderedPageBreak/>
        <w:t>Jobs</w:t>
      </w:r>
      <w:bookmarkEnd w:id="193"/>
      <w:bookmarkEnd w:id="194"/>
    </w:p>
    <w:p w14:paraId="470BC8B2" w14:textId="77777777" w:rsidR="00305F60" w:rsidRPr="0016378B" w:rsidRDefault="00305F60" w:rsidP="00EE1630">
      <w:pPr>
        <w:spacing w:line="276" w:lineRule="auto"/>
        <w:ind w:firstLine="720"/>
      </w:pPr>
    </w:p>
    <w:p w14:paraId="53D511B0" w14:textId="22FFB692" w:rsidR="00305F60" w:rsidRPr="0016378B" w:rsidRDefault="00305F60" w:rsidP="00EE1630">
      <w:pPr>
        <w:spacing w:line="276" w:lineRule="auto"/>
        <w:ind w:firstLine="720"/>
      </w:pPr>
      <w:r w:rsidRPr="0016378B">
        <w:t>NOT APPLICABLE</w:t>
      </w:r>
    </w:p>
    <w:p w14:paraId="16E15BB8" w14:textId="29B8DFEB" w:rsidR="00C57D33" w:rsidRPr="0016378B" w:rsidRDefault="00C57D33" w:rsidP="005526E8">
      <w:pPr>
        <w:pStyle w:val="Heading3"/>
      </w:pPr>
      <w:bookmarkStart w:id="195" w:name="_Toc361155805"/>
      <w:bookmarkStart w:id="196" w:name="_Toc368912310"/>
      <w:r>
        <w:t>Network</w:t>
      </w:r>
      <w:bookmarkEnd w:id="195"/>
      <w:bookmarkEnd w:id="196"/>
      <w:r>
        <w:t xml:space="preserve"> </w:t>
      </w:r>
    </w:p>
    <w:p w14:paraId="05F897A6" w14:textId="38A0F3AC" w:rsidR="612E7AA7" w:rsidRDefault="612E7AA7" w:rsidP="1048FE17">
      <w:pPr>
        <w:jc w:val="both"/>
        <w:rPr>
          <w:sz w:val="24"/>
          <w:szCs w:val="24"/>
        </w:rPr>
      </w:pPr>
      <w:r w:rsidRPr="1048FE17">
        <w:rPr>
          <w:sz w:val="24"/>
          <w:szCs w:val="24"/>
        </w:rPr>
        <w:t xml:space="preserve">Transmission Control Protocol is a standard that defines how to establish </w:t>
      </w:r>
      <w:r>
        <w:tab/>
      </w:r>
      <w:r>
        <w:tab/>
      </w:r>
      <w:r w:rsidRPr="1048FE17">
        <w:rPr>
          <w:sz w:val="24"/>
          <w:szCs w:val="24"/>
        </w:rPr>
        <w:t xml:space="preserve">and maintain a network conversation by which applications can exchange </w:t>
      </w:r>
      <w:r>
        <w:tab/>
      </w:r>
      <w:r>
        <w:tab/>
      </w:r>
      <w:r>
        <w:tab/>
      </w:r>
      <w:proofErr w:type="spellStart"/>
      <w:r w:rsidRPr="1048FE17">
        <w:rPr>
          <w:sz w:val="24"/>
          <w:szCs w:val="24"/>
        </w:rPr>
        <w:t>data.TCP</w:t>
      </w:r>
      <w:proofErr w:type="spellEnd"/>
      <w:r w:rsidRPr="1048FE17">
        <w:rPr>
          <w:sz w:val="24"/>
          <w:szCs w:val="24"/>
        </w:rPr>
        <w:t xml:space="preserve"> works with the Internet Protocol, which defines how computers send </w:t>
      </w:r>
      <w:r>
        <w:tab/>
      </w:r>
      <w:r>
        <w:tab/>
      </w:r>
      <w:r w:rsidRPr="1048FE17">
        <w:rPr>
          <w:sz w:val="24"/>
          <w:szCs w:val="24"/>
        </w:rPr>
        <w:t xml:space="preserve">packets of data to each other. Together, TCP and IP are the basic rules that define </w:t>
      </w:r>
      <w:r>
        <w:tab/>
      </w:r>
      <w:r>
        <w:tab/>
      </w:r>
      <w:r w:rsidRPr="1048FE17">
        <w:rPr>
          <w:sz w:val="24"/>
          <w:szCs w:val="24"/>
        </w:rPr>
        <w:t xml:space="preserve">the internet. The Internet Engineering Task Force defines TCP in the Request for </w:t>
      </w:r>
      <w:r>
        <w:tab/>
      </w:r>
      <w:r>
        <w:tab/>
      </w:r>
      <w:r w:rsidRPr="1048FE17">
        <w:rPr>
          <w:sz w:val="24"/>
          <w:szCs w:val="24"/>
        </w:rPr>
        <w:t>Comment.</w:t>
      </w:r>
    </w:p>
    <w:p w14:paraId="29E8466D" w14:textId="61C92179" w:rsidR="1048FE17" w:rsidRDefault="1048FE17" w:rsidP="1048FE17"/>
    <w:p w14:paraId="2F7D399E" w14:textId="77777777" w:rsidR="00C57D33" w:rsidRPr="0016378B" w:rsidRDefault="00C57D33" w:rsidP="005526E8">
      <w:pPr>
        <w:pStyle w:val="Heading3"/>
      </w:pPr>
      <w:bookmarkStart w:id="197" w:name="_Toc361155806"/>
      <w:bookmarkStart w:id="198" w:name="_Toc368912311"/>
      <w:r>
        <w:t>Others</w:t>
      </w:r>
      <w:bookmarkEnd w:id="197"/>
      <w:bookmarkEnd w:id="198"/>
    </w:p>
    <w:p w14:paraId="72182DD9" w14:textId="55265D32" w:rsidR="00C26C21" w:rsidRPr="0016378B" w:rsidRDefault="00C26C21" w:rsidP="00EE1630">
      <w:pPr>
        <w:pStyle w:val="InfoBlue"/>
        <w:spacing w:line="276" w:lineRule="auto"/>
      </w:pPr>
    </w:p>
    <w:p w14:paraId="24A3DAAA" w14:textId="77777777" w:rsidR="00C57D33" w:rsidRPr="00EE1630" w:rsidRDefault="00C57D33" w:rsidP="00BA5B98">
      <w:pPr>
        <w:pStyle w:val="Heading2"/>
        <w:spacing w:line="276" w:lineRule="auto"/>
        <w:ind w:left="0"/>
        <w:rPr>
          <w:rFonts w:ascii="Times New Roman" w:hAnsi="Times New Roman" w:cs="Times New Roman"/>
          <w:sz w:val="28"/>
          <w:szCs w:val="32"/>
        </w:rPr>
      </w:pPr>
      <w:bookmarkStart w:id="199" w:name="_Toc361155807"/>
      <w:bookmarkStart w:id="200" w:name="_Toc368912312"/>
      <w:r w:rsidRPr="1048FE17">
        <w:rPr>
          <w:rFonts w:ascii="Times New Roman" w:hAnsi="Times New Roman" w:cs="Times New Roman"/>
          <w:sz w:val="28"/>
        </w:rPr>
        <w:t>Configuration</w:t>
      </w:r>
      <w:bookmarkEnd w:id="199"/>
      <w:bookmarkEnd w:id="200"/>
    </w:p>
    <w:p w14:paraId="01740B1D" w14:textId="38794BB1" w:rsidR="00645017" w:rsidRPr="0016378B" w:rsidRDefault="00645017" w:rsidP="00EE1630">
      <w:pPr>
        <w:pStyle w:val="BodyText"/>
        <w:spacing w:line="276" w:lineRule="auto"/>
        <w:ind w:left="709"/>
        <w:rPr>
          <w:sz w:val="24"/>
          <w:szCs w:val="24"/>
        </w:rPr>
      </w:pPr>
      <w:r w:rsidRPr="0016378B">
        <w:rPr>
          <w:sz w:val="24"/>
          <w:szCs w:val="24"/>
        </w:rPr>
        <w:t>Operating system, Processor.</w:t>
      </w:r>
    </w:p>
    <w:p w14:paraId="08C6A99B" w14:textId="77777777" w:rsidR="00C57D33" w:rsidRPr="0016378B" w:rsidRDefault="00C57D33" w:rsidP="005526E8">
      <w:pPr>
        <w:pStyle w:val="Heading3"/>
      </w:pPr>
      <w:bookmarkStart w:id="201" w:name="_Toc361155808"/>
      <w:bookmarkStart w:id="202" w:name="_Toc368912313"/>
      <w:r>
        <w:t>Operating System</w:t>
      </w:r>
      <w:bookmarkEnd w:id="201"/>
      <w:bookmarkEnd w:id="202"/>
    </w:p>
    <w:p w14:paraId="33530F3B" w14:textId="1822C04E" w:rsidR="00E26CC9" w:rsidRPr="0016378B" w:rsidRDefault="00E26CC9" w:rsidP="1048FE17">
      <w:pPr>
        <w:pStyle w:val="paragraph"/>
        <w:spacing w:before="0" w:beforeAutospacing="0" w:after="0" w:afterAutospacing="0" w:line="276" w:lineRule="auto"/>
        <w:ind w:left="720" w:firstLine="720"/>
        <w:textAlignment w:val="baseline"/>
        <w:rPr>
          <w:b/>
          <w:bCs/>
        </w:rPr>
      </w:pPr>
      <w:bookmarkStart w:id="203" w:name="_Int_BHaSK1l4"/>
      <w:r w:rsidRPr="0016378B">
        <w:rPr>
          <w:color w:val="202124"/>
          <w:shd w:val="clear" w:color="auto" w:fill="FFFFFF"/>
        </w:rPr>
        <w:t>An operating system (OS) is </w:t>
      </w:r>
      <w:r w:rsidRPr="1048FE17">
        <w:rPr>
          <w:color w:val="202124"/>
          <w:shd w:val="clear" w:color="auto" w:fill="FFFFFF"/>
        </w:rPr>
        <w:t xml:space="preserve">the program that, after being initially loaded into the computer by a boot program, manages </w:t>
      </w:r>
      <w:proofErr w:type="gramStart"/>
      <w:r w:rsidRPr="1048FE17">
        <w:rPr>
          <w:color w:val="202124"/>
          <w:shd w:val="clear" w:color="auto" w:fill="FFFFFF"/>
        </w:rPr>
        <w:t>all of</w:t>
      </w:r>
      <w:proofErr w:type="gramEnd"/>
      <w:r w:rsidRPr="1048FE17">
        <w:rPr>
          <w:color w:val="202124"/>
          <w:shd w:val="clear" w:color="auto" w:fill="FFFFFF"/>
        </w:rPr>
        <w:t xml:space="preserve"> the other application programs in a computer</w:t>
      </w:r>
      <w:r w:rsidRPr="0016378B">
        <w:rPr>
          <w:color w:val="202124"/>
          <w:shd w:val="clear" w:color="auto" w:fill="FFFFFF"/>
        </w:rPr>
        <w:t>.</w:t>
      </w:r>
      <w:bookmarkEnd w:id="203"/>
      <w:r w:rsidRPr="0016378B">
        <w:rPr>
          <w:color w:val="202124"/>
          <w:shd w:val="clear" w:color="auto" w:fill="FFFFFF"/>
        </w:rPr>
        <w:t xml:space="preserve"> </w:t>
      </w:r>
      <w:bookmarkStart w:id="204" w:name="_Int_NQ1gBG29"/>
      <w:r w:rsidRPr="0016378B">
        <w:rPr>
          <w:color w:val="202124"/>
          <w:shd w:val="clear" w:color="auto" w:fill="FFFFFF"/>
        </w:rPr>
        <w:t>The application programs make use of the operating system by making requests for services through a defined application program interface.</w:t>
      </w:r>
      <w:bookmarkEnd w:id="204"/>
    </w:p>
    <w:p w14:paraId="147C1969" w14:textId="4C1788AB" w:rsidR="00E26CC9" w:rsidRPr="0016378B" w:rsidRDefault="00E26CC9" w:rsidP="1048FE17">
      <w:pPr>
        <w:pStyle w:val="paragraph"/>
        <w:spacing w:before="0" w:beforeAutospacing="0" w:after="0" w:afterAutospacing="0" w:line="276" w:lineRule="auto"/>
        <w:ind w:firstLine="720"/>
        <w:textAlignment w:val="baseline"/>
        <w:rPr>
          <w:rStyle w:val="normaltextrun"/>
        </w:rPr>
      </w:pPr>
      <w:r w:rsidRPr="1048FE17">
        <w:rPr>
          <w:rStyle w:val="normaltextrun"/>
        </w:rPr>
        <w:t xml:space="preserve">4GB RAM, Processor Intel (R) Core (TM) I3-7020U CPU @, 64 </w:t>
      </w:r>
      <w:bookmarkStart w:id="205" w:name="_Int_1pyU1rMl"/>
      <w:r w:rsidRPr="1048FE17">
        <w:rPr>
          <w:rStyle w:val="normaltextrun"/>
        </w:rPr>
        <w:t>bit</w:t>
      </w:r>
      <w:r w:rsidR="030BF15A" w:rsidRPr="1048FE17">
        <w:rPr>
          <w:rStyle w:val="normaltextrun"/>
        </w:rPr>
        <w:t>s</w:t>
      </w:r>
      <w:bookmarkEnd w:id="205"/>
      <w:r w:rsidRPr="1048FE17">
        <w:rPr>
          <w:rStyle w:val="normaltextrun"/>
        </w:rPr>
        <w:t xml:space="preserve"> operating </w:t>
      </w:r>
    </w:p>
    <w:p w14:paraId="77E795DA" w14:textId="77777777" w:rsidR="00E26CC9" w:rsidRPr="0016378B" w:rsidRDefault="00E26CC9" w:rsidP="00EE1630">
      <w:pPr>
        <w:pStyle w:val="paragraph"/>
        <w:spacing w:before="0" w:beforeAutospacing="0" w:after="0" w:afterAutospacing="0" w:line="276" w:lineRule="auto"/>
        <w:ind w:firstLine="648"/>
        <w:textAlignment w:val="baseline"/>
        <w:rPr>
          <w:rStyle w:val="normaltextrun"/>
        </w:rPr>
      </w:pPr>
      <w:r w:rsidRPr="0016378B">
        <w:rPr>
          <w:rStyle w:val="normaltextrun"/>
        </w:rPr>
        <w:t>system, x 64-based processor.</w:t>
      </w:r>
    </w:p>
    <w:p w14:paraId="0A6CBBB1" w14:textId="77777777" w:rsidR="00E26CC9" w:rsidRPr="0016378B" w:rsidRDefault="00E26CC9" w:rsidP="00EE1630">
      <w:pPr>
        <w:pStyle w:val="paragraph"/>
        <w:spacing w:before="0" w:beforeAutospacing="0" w:after="0" w:afterAutospacing="0" w:line="276" w:lineRule="auto"/>
        <w:textAlignment w:val="baseline"/>
        <w:rPr>
          <w:sz w:val="13"/>
          <w:szCs w:val="13"/>
        </w:rPr>
      </w:pPr>
      <w:r w:rsidRPr="0016378B">
        <w:rPr>
          <w:rStyle w:val="eop"/>
        </w:rPr>
        <w:t> </w:t>
      </w:r>
    </w:p>
    <w:p w14:paraId="78C525C2" w14:textId="77777777" w:rsidR="00E26CC9" w:rsidRPr="0016378B" w:rsidRDefault="00E26CC9" w:rsidP="00EE1630">
      <w:pPr>
        <w:pStyle w:val="BodyText"/>
        <w:spacing w:line="276" w:lineRule="auto"/>
      </w:pPr>
    </w:p>
    <w:p w14:paraId="7264F7D8" w14:textId="77777777" w:rsidR="00C57D33" w:rsidRPr="0016378B" w:rsidRDefault="00C57D33" w:rsidP="005526E8">
      <w:pPr>
        <w:pStyle w:val="Heading3"/>
      </w:pPr>
      <w:bookmarkStart w:id="206" w:name="_Toc361155809"/>
      <w:bookmarkStart w:id="207" w:name="_Toc368912314"/>
      <w:r>
        <w:t>Database</w:t>
      </w:r>
      <w:bookmarkEnd w:id="206"/>
      <w:bookmarkEnd w:id="207"/>
    </w:p>
    <w:p w14:paraId="295AA3CB" w14:textId="220D8145" w:rsidR="00645017" w:rsidRPr="0016378B" w:rsidRDefault="00645017" w:rsidP="00EE1630">
      <w:pPr>
        <w:pStyle w:val="BodyText"/>
        <w:spacing w:line="276" w:lineRule="auto"/>
        <w:ind w:left="709"/>
        <w:rPr>
          <w:sz w:val="24"/>
          <w:szCs w:val="24"/>
        </w:rPr>
      </w:pPr>
      <w:r w:rsidRPr="0016378B">
        <w:rPr>
          <w:sz w:val="24"/>
          <w:szCs w:val="24"/>
        </w:rPr>
        <w:t>Operating system, Processor, disk place, memory.</w:t>
      </w:r>
    </w:p>
    <w:p w14:paraId="590EC60F" w14:textId="77777777" w:rsidR="00C57D33" w:rsidRPr="0016378B" w:rsidRDefault="00C57D33" w:rsidP="005526E8">
      <w:pPr>
        <w:pStyle w:val="Heading3"/>
      </w:pPr>
      <w:bookmarkStart w:id="208" w:name="_Toc361155810"/>
      <w:bookmarkStart w:id="209" w:name="_Toc368912315"/>
      <w:r>
        <w:t>Network</w:t>
      </w:r>
      <w:bookmarkEnd w:id="208"/>
      <w:bookmarkEnd w:id="209"/>
      <w:r>
        <w:t xml:space="preserve"> </w:t>
      </w:r>
    </w:p>
    <w:p w14:paraId="6F15D69F" w14:textId="77777777" w:rsidR="00645017" w:rsidRPr="0016378B" w:rsidRDefault="00645017" w:rsidP="00EE1630">
      <w:pPr>
        <w:pStyle w:val="BodyText"/>
        <w:spacing w:line="276" w:lineRule="auto"/>
        <w:ind w:left="709"/>
        <w:rPr>
          <w:sz w:val="24"/>
          <w:szCs w:val="24"/>
        </w:rPr>
      </w:pPr>
      <w:r w:rsidRPr="1048FE17">
        <w:rPr>
          <w:sz w:val="24"/>
          <w:szCs w:val="24"/>
        </w:rPr>
        <w:t xml:space="preserve">Network is a process of assigning network settings, policies, flows and controls. In a virtual network, </w:t>
      </w:r>
      <w:bookmarkStart w:id="210" w:name="_Int_xezuzbf9"/>
      <w:proofErr w:type="spellStart"/>
      <w:r w:rsidRPr="1048FE17">
        <w:rPr>
          <w:sz w:val="24"/>
          <w:szCs w:val="24"/>
        </w:rPr>
        <w:t>its</w:t>
      </w:r>
      <w:bookmarkEnd w:id="210"/>
      <w:proofErr w:type="spellEnd"/>
      <w:r w:rsidRPr="1048FE17">
        <w:rPr>
          <w:sz w:val="24"/>
          <w:szCs w:val="24"/>
        </w:rPr>
        <w:t xml:space="preserve"> easier to make network configuration changes because physical network devices appliances are replaced by software removing the need for extensive manual configuration. </w:t>
      </w:r>
    </w:p>
    <w:p w14:paraId="52FE83B8" w14:textId="77777777" w:rsidR="00645017" w:rsidRPr="0016378B" w:rsidRDefault="00645017" w:rsidP="00EE1630">
      <w:pPr>
        <w:pStyle w:val="BodyText"/>
        <w:spacing w:line="276" w:lineRule="auto"/>
      </w:pPr>
    </w:p>
    <w:p w14:paraId="40A35EEB" w14:textId="77777777" w:rsidR="00C57D33" w:rsidRPr="0016378B" w:rsidRDefault="00C57D33" w:rsidP="005526E8">
      <w:pPr>
        <w:pStyle w:val="Heading3"/>
      </w:pPr>
      <w:bookmarkStart w:id="211" w:name="_Toc361155811"/>
      <w:bookmarkStart w:id="212" w:name="_Toc368912316"/>
      <w:r>
        <w:lastRenderedPageBreak/>
        <w:t>Desktop</w:t>
      </w:r>
      <w:bookmarkEnd w:id="211"/>
      <w:bookmarkEnd w:id="212"/>
    </w:p>
    <w:p w14:paraId="013891E5" w14:textId="6CF08EF3" w:rsidR="00645017" w:rsidRPr="0016378B" w:rsidRDefault="00645017" w:rsidP="00EE1630">
      <w:pPr>
        <w:pStyle w:val="BodyText"/>
        <w:spacing w:line="276" w:lineRule="auto"/>
        <w:ind w:left="709"/>
      </w:pPr>
      <w:r w:rsidRPr="0016378B">
        <w:t>LINUX, OS.</w:t>
      </w:r>
    </w:p>
    <w:p w14:paraId="1E45B293" w14:textId="77777777" w:rsidR="00E120EC" w:rsidRPr="00BA5B98" w:rsidRDefault="00E120EC" w:rsidP="00BA5B98">
      <w:pPr>
        <w:pStyle w:val="Heading1"/>
        <w:ind w:left="0" w:firstLine="0"/>
        <w:rPr>
          <w:sz w:val="28"/>
          <w:szCs w:val="28"/>
        </w:rPr>
      </w:pPr>
      <w:bookmarkStart w:id="213" w:name="_Toc368912317"/>
      <w:r w:rsidRPr="00BA5B98">
        <w:rPr>
          <w:sz w:val="28"/>
          <w:szCs w:val="28"/>
        </w:rPr>
        <w:t>References</w:t>
      </w:r>
      <w:bookmarkEnd w:id="213"/>
    </w:p>
    <w:p w14:paraId="3CB2E27E" w14:textId="2E24278E" w:rsidR="553FF938" w:rsidRPr="00BA5B98" w:rsidRDefault="00E120EC" w:rsidP="00BA5B98">
      <w:pPr>
        <w:pStyle w:val="Heading1"/>
        <w:ind w:hanging="403"/>
        <w:rPr>
          <w:sz w:val="28"/>
          <w:szCs w:val="28"/>
        </w:rPr>
      </w:pPr>
      <w:bookmarkStart w:id="214" w:name="_Toc368912318"/>
      <w:r w:rsidRPr="00BA5B98">
        <w:rPr>
          <w:sz w:val="28"/>
          <w:szCs w:val="28"/>
        </w:rPr>
        <w:t>Appendix</w:t>
      </w:r>
      <w:bookmarkEnd w:id="189"/>
      <w:bookmarkEnd w:id="214"/>
    </w:p>
    <w:p w14:paraId="09FAC10C" w14:textId="77777777" w:rsidR="00645017" w:rsidRPr="0016378B" w:rsidRDefault="00645017" w:rsidP="00EE1630">
      <w:pPr>
        <w:pStyle w:val="BodyText"/>
        <w:spacing w:line="276" w:lineRule="auto"/>
      </w:pPr>
    </w:p>
    <w:p w14:paraId="2B9DFB40" w14:textId="77777777" w:rsidR="00566298" w:rsidRPr="0016378B" w:rsidRDefault="00566298" w:rsidP="00EE1630">
      <w:pPr>
        <w:spacing w:line="276" w:lineRule="auto"/>
        <w:rPr>
          <w:b/>
          <w:bCs/>
          <w:sz w:val="24"/>
          <w:lang w:val="fr-FR"/>
        </w:rPr>
      </w:pPr>
      <w:r w:rsidRPr="0016378B">
        <w:rPr>
          <w:b/>
          <w:bCs/>
          <w:sz w:val="24"/>
          <w:lang w:val="fr-FR"/>
        </w:rPr>
        <w:t>Change Log</w:t>
      </w:r>
    </w:p>
    <w:p w14:paraId="66BC85F0" w14:textId="77777777" w:rsidR="00566298" w:rsidRPr="0016378B" w:rsidRDefault="00566298" w:rsidP="00EE1630">
      <w:pPr>
        <w:spacing w:line="276" w:lineRule="auto"/>
        <w:rPr>
          <w:b/>
          <w:bCs/>
          <w:sz w:val="24"/>
          <w:lang w:val="fr-FR"/>
        </w:rPr>
      </w:pPr>
    </w:p>
    <w:p w14:paraId="696B3129" w14:textId="77777777" w:rsidR="00566298" w:rsidRPr="0016378B" w:rsidRDefault="00566298" w:rsidP="00EE1630">
      <w:pPr>
        <w:spacing w:line="276" w:lineRule="auto"/>
        <w:ind w:firstLine="720"/>
        <w:rPr>
          <w:sz w:val="24"/>
          <w:lang w:val="fr-FR"/>
        </w:rPr>
      </w:pPr>
    </w:p>
    <w:p w14:paraId="5049DE17" w14:textId="77777777" w:rsidR="00566298" w:rsidRPr="0016378B" w:rsidRDefault="00566298" w:rsidP="00EE1630">
      <w:pPr>
        <w:tabs>
          <w:tab w:val="left" w:pos="945"/>
        </w:tabs>
        <w:spacing w:line="276" w:lineRule="auto"/>
        <w:rPr>
          <w:sz w:val="24"/>
          <w:lang w:val="fr-FR"/>
        </w:rPr>
      </w:pPr>
      <w:r w:rsidRPr="0016378B">
        <w:rPr>
          <w:sz w:val="24"/>
          <w:lang w:val="fr-FR"/>
        </w:rPr>
        <w:tab/>
      </w:r>
    </w:p>
    <w:tbl>
      <w:tblPr>
        <w:tblW w:w="8591" w:type="dxa"/>
        <w:tblInd w:w="98" w:type="dxa"/>
        <w:tblLook w:val="04A0" w:firstRow="1" w:lastRow="0" w:firstColumn="1" w:lastColumn="0" w:noHBand="0" w:noVBand="1"/>
      </w:tblPr>
      <w:tblGrid>
        <w:gridCol w:w="1998"/>
        <w:gridCol w:w="1492"/>
        <w:gridCol w:w="2281"/>
        <w:gridCol w:w="382"/>
        <w:gridCol w:w="956"/>
        <w:gridCol w:w="1482"/>
      </w:tblGrid>
      <w:tr w:rsidR="00566298" w:rsidRPr="0016378B" w14:paraId="11D6A6B3" w14:textId="77777777" w:rsidTr="006A519B">
        <w:trPr>
          <w:trHeight w:val="313"/>
        </w:trPr>
        <w:tc>
          <w:tcPr>
            <w:tcW w:w="8591" w:type="dxa"/>
            <w:gridSpan w:val="6"/>
            <w:tcBorders>
              <w:top w:val="single" w:sz="8" w:space="0" w:color="auto"/>
              <w:left w:val="single" w:sz="8" w:space="0" w:color="auto"/>
              <w:bottom w:val="single" w:sz="8" w:space="0" w:color="auto"/>
              <w:right w:val="single" w:sz="8" w:space="0" w:color="000000"/>
            </w:tcBorders>
            <w:shd w:val="clear" w:color="auto" w:fill="E5DFEC"/>
            <w:hideMark/>
          </w:tcPr>
          <w:p w14:paraId="3CD9FD49" w14:textId="77777777" w:rsidR="00566298" w:rsidRPr="0016378B" w:rsidRDefault="00566298" w:rsidP="00EE1630">
            <w:pPr>
              <w:tabs>
                <w:tab w:val="left" w:pos="1350"/>
                <w:tab w:val="center" w:pos="4787"/>
              </w:tabs>
              <w:spacing w:line="276" w:lineRule="auto"/>
              <w:rPr>
                <w:b/>
                <w:bCs/>
                <w:color w:val="000000"/>
                <w:sz w:val="32"/>
                <w:szCs w:val="32"/>
                <w:lang w:val="en-IN" w:eastAsia="en-IN"/>
              </w:rPr>
            </w:pPr>
            <w:r w:rsidRPr="0016378B">
              <w:rPr>
                <w:b/>
                <w:bCs/>
                <w:color w:val="000000"/>
                <w:sz w:val="32"/>
                <w:szCs w:val="32"/>
                <w:lang w:val="en-IN" w:eastAsia="en-IN"/>
              </w:rPr>
              <w:tab/>
            </w:r>
            <w:r w:rsidRPr="0016378B">
              <w:rPr>
                <w:b/>
                <w:bCs/>
                <w:color w:val="000000"/>
                <w:sz w:val="32"/>
                <w:szCs w:val="32"/>
                <w:lang w:val="en-IN" w:eastAsia="en-IN"/>
              </w:rPr>
              <w:tab/>
              <w:t>QMS Template Version Control (</w:t>
            </w:r>
            <w:r w:rsidRPr="0016378B">
              <w:rPr>
                <w:b/>
                <w:bCs/>
                <w:color w:val="000000"/>
                <w:lang w:val="en-IN" w:eastAsia="en-IN"/>
              </w:rPr>
              <w:t>Maintained by QA</w:t>
            </w:r>
            <w:r w:rsidRPr="0016378B">
              <w:rPr>
                <w:b/>
                <w:bCs/>
                <w:color w:val="000000"/>
                <w:sz w:val="24"/>
                <w:szCs w:val="24"/>
                <w:lang w:val="en-IN" w:eastAsia="en-IN"/>
              </w:rPr>
              <w:t>)</w:t>
            </w:r>
          </w:p>
        </w:tc>
      </w:tr>
      <w:tr w:rsidR="00566298" w:rsidRPr="0016378B" w14:paraId="6E8FFFD1" w14:textId="77777777" w:rsidTr="006A519B">
        <w:trPr>
          <w:trHeight w:val="338"/>
        </w:trPr>
        <w:tc>
          <w:tcPr>
            <w:tcW w:w="1998" w:type="dxa"/>
            <w:tcBorders>
              <w:top w:val="nil"/>
              <w:left w:val="nil"/>
              <w:bottom w:val="nil"/>
              <w:right w:val="nil"/>
            </w:tcBorders>
            <w:shd w:val="clear" w:color="000000" w:fill="FFFFFF"/>
            <w:noWrap/>
            <w:vAlign w:val="bottom"/>
            <w:hideMark/>
          </w:tcPr>
          <w:p w14:paraId="72C5D7F2" w14:textId="77777777" w:rsidR="00566298" w:rsidRPr="0016378B" w:rsidRDefault="00566298" w:rsidP="00EE1630">
            <w:pPr>
              <w:spacing w:line="276" w:lineRule="auto"/>
              <w:rPr>
                <w:b/>
                <w:bCs/>
                <w:color w:val="000080"/>
                <w:sz w:val="40"/>
                <w:szCs w:val="40"/>
                <w:lang w:val="en-IN" w:eastAsia="en-IN"/>
              </w:rPr>
            </w:pPr>
            <w:r w:rsidRPr="0016378B">
              <w:rPr>
                <w:b/>
                <w:bCs/>
                <w:color w:val="000080"/>
                <w:sz w:val="40"/>
                <w:szCs w:val="40"/>
                <w:lang w:val="en-IN" w:eastAsia="en-IN"/>
              </w:rPr>
              <w:t> </w:t>
            </w:r>
          </w:p>
        </w:tc>
        <w:tc>
          <w:tcPr>
            <w:tcW w:w="1492" w:type="dxa"/>
            <w:tcBorders>
              <w:top w:val="nil"/>
              <w:left w:val="nil"/>
              <w:bottom w:val="nil"/>
              <w:right w:val="nil"/>
            </w:tcBorders>
            <w:shd w:val="clear" w:color="000000" w:fill="FFFFFF"/>
            <w:noWrap/>
            <w:vAlign w:val="bottom"/>
            <w:hideMark/>
          </w:tcPr>
          <w:p w14:paraId="2AFA6496" w14:textId="77777777" w:rsidR="00566298" w:rsidRPr="0016378B" w:rsidRDefault="00566298" w:rsidP="00EE1630">
            <w:pPr>
              <w:spacing w:line="276" w:lineRule="auto"/>
              <w:rPr>
                <w:b/>
                <w:bCs/>
                <w:color w:val="000080"/>
                <w:sz w:val="40"/>
                <w:szCs w:val="40"/>
                <w:lang w:val="en-IN" w:eastAsia="en-IN"/>
              </w:rPr>
            </w:pPr>
            <w:r w:rsidRPr="0016378B">
              <w:rPr>
                <w:b/>
                <w:bCs/>
                <w:color w:val="000080"/>
                <w:sz w:val="40"/>
                <w:szCs w:val="40"/>
                <w:lang w:val="en-IN" w:eastAsia="en-IN"/>
              </w:rPr>
              <w:t> </w:t>
            </w:r>
          </w:p>
        </w:tc>
        <w:tc>
          <w:tcPr>
            <w:tcW w:w="2281" w:type="dxa"/>
            <w:tcBorders>
              <w:top w:val="nil"/>
              <w:left w:val="nil"/>
              <w:bottom w:val="nil"/>
              <w:right w:val="nil"/>
            </w:tcBorders>
            <w:shd w:val="clear" w:color="000000" w:fill="FFFFFF"/>
            <w:noWrap/>
            <w:vAlign w:val="bottom"/>
            <w:hideMark/>
          </w:tcPr>
          <w:p w14:paraId="62F1AA21" w14:textId="77777777" w:rsidR="00566298" w:rsidRPr="0016378B" w:rsidRDefault="00566298" w:rsidP="00EE1630">
            <w:pPr>
              <w:spacing w:line="276" w:lineRule="auto"/>
              <w:rPr>
                <w:b/>
                <w:bCs/>
                <w:color w:val="000080"/>
                <w:sz w:val="40"/>
                <w:szCs w:val="40"/>
                <w:lang w:val="en-IN" w:eastAsia="en-IN"/>
              </w:rPr>
            </w:pPr>
            <w:r w:rsidRPr="0016378B">
              <w:rPr>
                <w:b/>
                <w:bCs/>
                <w:color w:val="000080"/>
                <w:sz w:val="40"/>
                <w:szCs w:val="40"/>
                <w:lang w:val="en-IN" w:eastAsia="en-IN"/>
              </w:rPr>
              <w:t> </w:t>
            </w:r>
          </w:p>
        </w:tc>
        <w:tc>
          <w:tcPr>
            <w:tcW w:w="382" w:type="dxa"/>
            <w:tcBorders>
              <w:top w:val="nil"/>
              <w:left w:val="nil"/>
              <w:bottom w:val="nil"/>
              <w:right w:val="nil"/>
            </w:tcBorders>
            <w:shd w:val="clear" w:color="000000" w:fill="FFFFFF"/>
            <w:noWrap/>
            <w:vAlign w:val="bottom"/>
            <w:hideMark/>
          </w:tcPr>
          <w:p w14:paraId="6C189372" w14:textId="77777777" w:rsidR="00566298" w:rsidRPr="0016378B" w:rsidRDefault="00566298" w:rsidP="00EE1630">
            <w:pPr>
              <w:spacing w:line="276" w:lineRule="auto"/>
              <w:rPr>
                <w:b/>
                <w:bCs/>
                <w:color w:val="000080"/>
                <w:sz w:val="40"/>
                <w:szCs w:val="40"/>
                <w:lang w:val="en-IN" w:eastAsia="en-IN"/>
              </w:rPr>
            </w:pPr>
            <w:r w:rsidRPr="0016378B">
              <w:rPr>
                <w:b/>
                <w:bCs/>
                <w:color w:val="000080"/>
                <w:sz w:val="40"/>
                <w:szCs w:val="40"/>
                <w:lang w:val="en-IN" w:eastAsia="en-IN"/>
              </w:rPr>
              <w:t> </w:t>
            </w:r>
          </w:p>
        </w:tc>
        <w:tc>
          <w:tcPr>
            <w:tcW w:w="956" w:type="dxa"/>
            <w:tcBorders>
              <w:top w:val="nil"/>
              <w:left w:val="nil"/>
              <w:bottom w:val="nil"/>
              <w:right w:val="nil"/>
            </w:tcBorders>
            <w:shd w:val="clear" w:color="000000" w:fill="FFFFFF"/>
            <w:noWrap/>
            <w:vAlign w:val="bottom"/>
            <w:hideMark/>
          </w:tcPr>
          <w:p w14:paraId="05DD65FE" w14:textId="77777777" w:rsidR="00566298" w:rsidRPr="0016378B" w:rsidRDefault="00566298" w:rsidP="00EE1630">
            <w:pPr>
              <w:spacing w:line="276" w:lineRule="auto"/>
              <w:rPr>
                <w:b/>
                <w:bCs/>
                <w:color w:val="000080"/>
                <w:sz w:val="40"/>
                <w:szCs w:val="40"/>
                <w:lang w:val="en-IN" w:eastAsia="en-IN"/>
              </w:rPr>
            </w:pPr>
            <w:r w:rsidRPr="0016378B">
              <w:rPr>
                <w:b/>
                <w:bCs/>
                <w:color w:val="000080"/>
                <w:sz w:val="40"/>
                <w:szCs w:val="40"/>
                <w:lang w:val="en-IN" w:eastAsia="en-IN"/>
              </w:rPr>
              <w:t> </w:t>
            </w:r>
          </w:p>
        </w:tc>
        <w:tc>
          <w:tcPr>
            <w:tcW w:w="1479" w:type="dxa"/>
            <w:tcBorders>
              <w:top w:val="nil"/>
              <w:left w:val="nil"/>
              <w:bottom w:val="nil"/>
              <w:right w:val="nil"/>
            </w:tcBorders>
            <w:shd w:val="clear" w:color="auto" w:fill="auto"/>
            <w:noWrap/>
            <w:vAlign w:val="bottom"/>
            <w:hideMark/>
          </w:tcPr>
          <w:p w14:paraId="199E7234" w14:textId="77777777" w:rsidR="00566298" w:rsidRPr="0016378B" w:rsidRDefault="00566298" w:rsidP="00EE1630">
            <w:pPr>
              <w:spacing w:line="276" w:lineRule="auto"/>
              <w:rPr>
                <w:color w:val="000000"/>
                <w:sz w:val="22"/>
                <w:szCs w:val="22"/>
                <w:lang w:val="en-IN" w:eastAsia="en-IN"/>
              </w:rPr>
            </w:pPr>
          </w:p>
        </w:tc>
      </w:tr>
      <w:tr w:rsidR="00566298" w:rsidRPr="0016378B" w14:paraId="3D78F9B0" w14:textId="77777777" w:rsidTr="006A519B">
        <w:trPr>
          <w:trHeight w:val="263"/>
        </w:trPr>
        <w:tc>
          <w:tcPr>
            <w:tcW w:w="1998" w:type="dxa"/>
            <w:tcBorders>
              <w:top w:val="single" w:sz="8" w:space="0" w:color="auto"/>
              <w:left w:val="single" w:sz="8" w:space="0" w:color="auto"/>
              <w:bottom w:val="single" w:sz="8" w:space="0" w:color="auto"/>
              <w:right w:val="single" w:sz="8" w:space="0" w:color="auto"/>
            </w:tcBorders>
            <w:shd w:val="clear" w:color="auto" w:fill="E5DFEC"/>
            <w:vAlign w:val="center"/>
            <w:hideMark/>
          </w:tcPr>
          <w:p w14:paraId="2555E758" w14:textId="77777777" w:rsidR="00566298" w:rsidRPr="0016378B" w:rsidRDefault="00566298" w:rsidP="00EE1630">
            <w:pPr>
              <w:spacing w:line="276" w:lineRule="auto"/>
              <w:rPr>
                <w:b/>
                <w:bCs/>
                <w:lang w:val="en-IN" w:eastAsia="en-IN"/>
              </w:rPr>
            </w:pPr>
            <w:r w:rsidRPr="0016378B">
              <w:rPr>
                <w:b/>
                <w:bCs/>
                <w:lang w:val="en-IN" w:eastAsia="en-IN"/>
              </w:rPr>
              <w:t>Date</w:t>
            </w:r>
          </w:p>
        </w:tc>
        <w:tc>
          <w:tcPr>
            <w:tcW w:w="1492" w:type="dxa"/>
            <w:tcBorders>
              <w:top w:val="single" w:sz="8" w:space="0" w:color="auto"/>
              <w:left w:val="nil"/>
              <w:bottom w:val="single" w:sz="8" w:space="0" w:color="auto"/>
              <w:right w:val="single" w:sz="8" w:space="0" w:color="auto"/>
            </w:tcBorders>
            <w:shd w:val="clear" w:color="auto" w:fill="E5DFEC"/>
            <w:vAlign w:val="center"/>
            <w:hideMark/>
          </w:tcPr>
          <w:p w14:paraId="6B98DC87" w14:textId="77777777" w:rsidR="00566298" w:rsidRPr="0016378B" w:rsidRDefault="00566298" w:rsidP="00EE1630">
            <w:pPr>
              <w:spacing w:line="276" w:lineRule="auto"/>
              <w:rPr>
                <w:b/>
                <w:bCs/>
                <w:lang w:val="en-IN" w:eastAsia="en-IN"/>
              </w:rPr>
            </w:pPr>
            <w:r w:rsidRPr="0016378B">
              <w:rPr>
                <w:b/>
                <w:bCs/>
                <w:lang w:val="en-IN" w:eastAsia="en-IN"/>
              </w:rPr>
              <w:t>Version</w:t>
            </w:r>
          </w:p>
        </w:tc>
        <w:tc>
          <w:tcPr>
            <w:tcW w:w="2663" w:type="dxa"/>
            <w:gridSpan w:val="2"/>
            <w:tcBorders>
              <w:top w:val="single" w:sz="8" w:space="0" w:color="auto"/>
              <w:left w:val="nil"/>
              <w:bottom w:val="single" w:sz="8" w:space="0" w:color="auto"/>
              <w:right w:val="single" w:sz="8" w:space="0" w:color="000000"/>
            </w:tcBorders>
            <w:shd w:val="clear" w:color="auto" w:fill="E5DFEC"/>
            <w:vAlign w:val="center"/>
            <w:hideMark/>
          </w:tcPr>
          <w:p w14:paraId="625124C5" w14:textId="77777777" w:rsidR="00566298" w:rsidRPr="0016378B" w:rsidRDefault="00566298" w:rsidP="00EE1630">
            <w:pPr>
              <w:spacing w:line="276" w:lineRule="auto"/>
              <w:rPr>
                <w:b/>
                <w:bCs/>
                <w:lang w:val="en-IN" w:eastAsia="en-IN"/>
              </w:rPr>
            </w:pPr>
            <w:r w:rsidRPr="0016378B">
              <w:rPr>
                <w:b/>
                <w:bCs/>
                <w:lang w:val="en-IN" w:eastAsia="en-IN"/>
              </w:rPr>
              <w:t>Author</w:t>
            </w:r>
          </w:p>
        </w:tc>
        <w:tc>
          <w:tcPr>
            <w:tcW w:w="2435" w:type="dxa"/>
            <w:gridSpan w:val="2"/>
            <w:tcBorders>
              <w:top w:val="single" w:sz="8" w:space="0" w:color="auto"/>
              <w:left w:val="nil"/>
              <w:bottom w:val="single" w:sz="8" w:space="0" w:color="auto"/>
              <w:right w:val="single" w:sz="8" w:space="0" w:color="000000"/>
            </w:tcBorders>
            <w:shd w:val="clear" w:color="auto" w:fill="E5DFEC"/>
            <w:vAlign w:val="center"/>
            <w:hideMark/>
          </w:tcPr>
          <w:p w14:paraId="5DFC91FA" w14:textId="77777777" w:rsidR="00566298" w:rsidRPr="0016378B" w:rsidRDefault="00566298" w:rsidP="00EE1630">
            <w:pPr>
              <w:spacing w:line="276" w:lineRule="auto"/>
              <w:rPr>
                <w:b/>
                <w:bCs/>
                <w:lang w:val="en-IN" w:eastAsia="en-IN"/>
              </w:rPr>
            </w:pPr>
            <w:r w:rsidRPr="0016378B">
              <w:rPr>
                <w:b/>
                <w:bCs/>
                <w:lang w:val="en-IN" w:eastAsia="en-IN"/>
              </w:rPr>
              <w:t>Description</w:t>
            </w:r>
          </w:p>
        </w:tc>
      </w:tr>
      <w:tr w:rsidR="009224AC" w:rsidRPr="0016378B" w14:paraId="75590C6B" w14:textId="77777777" w:rsidTr="006A519B">
        <w:trPr>
          <w:trHeight w:val="338"/>
        </w:trPr>
        <w:tc>
          <w:tcPr>
            <w:tcW w:w="1998" w:type="dxa"/>
            <w:tcBorders>
              <w:top w:val="nil"/>
              <w:left w:val="single" w:sz="8" w:space="0" w:color="auto"/>
              <w:bottom w:val="single" w:sz="8" w:space="0" w:color="auto"/>
              <w:right w:val="single" w:sz="8" w:space="0" w:color="auto"/>
            </w:tcBorders>
            <w:shd w:val="clear" w:color="000000" w:fill="FFFFFF"/>
            <w:noWrap/>
            <w:vAlign w:val="bottom"/>
            <w:hideMark/>
          </w:tcPr>
          <w:p w14:paraId="650FB4EB" w14:textId="5757C4E0"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r w:rsidR="00B23FB5" w:rsidRPr="0016378B">
              <w:rPr>
                <w:color w:val="000000"/>
                <w:sz w:val="22"/>
                <w:szCs w:val="22"/>
                <w:lang w:val="en-IN" w:eastAsia="en-IN"/>
              </w:rPr>
              <w:t>28</w:t>
            </w:r>
            <w:r w:rsidR="00645017" w:rsidRPr="0016378B">
              <w:rPr>
                <w:color w:val="000000"/>
                <w:sz w:val="22"/>
                <w:szCs w:val="22"/>
                <w:lang w:val="en-IN" w:eastAsia="en-IN"/>
              </w:rPr>
              <w:t>/11/2022</w:t>
            </w:r>
          </w:p>
        </w:tc>
        <w:tc>
          <w:tcPr>
            <w:tcW w:w="1492" w:type="dxa"/>
            <w:tcBorders>
              <w:top w:val="nil"/>
              <w:left w:val="nil"/>
              <w:bottom w:val="single" w:sz="8" w:space="0" w:color="auto"/>
              <w:right w:val="nil"/>
            </w:tcBorders>
            <w:shd w:val="clear" w:color="000000" w:fill="FFFFFF"/>
            <w:noWrap/>
            <w:vAlign w:val="bottom"/>
            <w:hideMark/>
          </w:tcPr>
          <w:p w14:paraId="269C8F5D" w14:textId="3ABCE75A" w:rsidR="009224AC" w:rsidRPr="0016378B" w:rsidRDefault="00645017" w:rsidP="00EE1630">
            <w:pPr>
              <w:spacing w:line="276" w:lineRule="auto"/>
              <w:rPr>
                <w:color w:val="000000"/>
                <w:sz w:val="22"/>
                <w:szCs w:val="22"/>
                <w:lang w:val="en-IN" w:eastAsia="en-IN"/>
              </w:rPr>
            </w:pPr>
            <w:r w:rsidRPr="0016378B">
              <w:rPr>
                <w:color w:val="000000"/>
                <w:sz w:val="22"/>
                <w:szCs w:val="22"/>
                <w:lang w:val="en-IN" w:eastAsia="en-IN"/>
              </w:rPr>
              <w:t xml:space="preserve">           </w:t>
            </w:r>
            <w:r w:rsidR="009D2969">
              <w:rPr>
                <w:color w:val="000000"/>
                <w:sz w:val="22"/>
                <w:szCs w:val="22"/>
                <w:lang w:val="en-IN" w:eastAsia="en-IN"/>
              </w:rPr>
              <w:t>1</w:t>
            </w:r>
            <w:r w:rsidRPr="0016378B">
              <w:rPr>
                <w:color w:val="000000"/>
                <w:sz w:val="22"/>
                <w:szCs w:val="22"/>
                <w:lang w:val="en-IN" w:eastAsia="en-IN"/>
              </w:rPr>
              <w:t>.0</w:t>
            </w:r>
          </w:p>
        </w:tc>
        <w:tc>
          <w:tcPr>
            <w:tcW w:w="2663" w:type="dxa"/>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F349D27" w14:textId="194247CB" w:rsidR="009224AC" w:rsidRPr="0016378B" w:rsidRDefault="00645017" w:rsidP="00EE1630">
            <w:pPr>
              <w:spacing w:line="276" w:lineRule="auto"/>
              <w:rPr>
                <w:color w:val="000000"/>
                <w:sz w:val="22"/>
                <w:szCs w:val="22"/>
                <w:lang w:val="en-IN" w:eastAsia="en-IN"/>
              </w:rPr>
            </w:pPr>
            <w:r w:rsidRPr="0016378B">
              <w:rPr>
                <w:color w:val="000000"/>
                <w:sz w:val="22"/>
                <w:szCs w:val="22"/>
                <w:lang w:val="en-IN" w:eastAsia="en-IN"/>
              </w:rPr>
              <w:t>Whole team</w:t>
            </w:r>
          </w:p>
        </w:tc>
        <w:tc>
          <w:tcPr>
            <w:tcW w:w="2435" w:type="dxa"/>
            <w:gridSpan w:val="2"/>
            <w:tcBorders>
              <w:top w:val="single" w:sz="8" w:space="0" w:color="auto"/>
              <w:left w:val="nil"/>
              <w:bottom w:val="single" w:sz="8" w:space="0" w:color="auto"/>
              <w:right w:val="single" w:sz="8" w:space="0" w:color="auto"/>
            </w:tcBorders>
            <w:shd w:val="clear" w:color="000000" w:fill="FFFFFF"/>
            <w:vAlign w:val="bottom"/>
            <w:hideMark/>
          </w:tcPr>
          <w:p w14:paraId="007DCE1E"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Initial Version</w:t>
            </w:r>
          </w:p>
        </w:tc>
      </w:tr>
      <w:tr w:rsidR="009224AC" w:rsidRPr="0016378B" w14:paraId="23EFFBF2" w14:textId="77777777" w:rsidTr="006A519B">
        <w:trPr>
          <w:trHeight w:val="263"/>
        </w:trPr>
        <w:tc>
          <w:tcPr>
            <w:tcW w:w="1998" w:type="dxa"/>
            <w:tcBorders>
              <w:top w:val="nil"/>
              <w:left w:val="single" w:sz="8" w:space="0" w:color="auto"/>
              <w:bottom w:val="single" w:sz="8" w:space="0" w:color="auto"/>
              <w:right w:val="single" w:sz="8" w:space="0" w:color="auto"/>
            </w:tcBorders>
            <w:shd w:val="clear" w:color="000000" w:fill="FFFFFF"/>
            <w:noWrap/>
            <w:vAlign w:val="bottom"/>
            <w:hideMark/>
          </w:tcPr>
          <w:p w14:paraId="743E5590"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p>
        </w:tc>
        <w:tc>
          <w:tcPr>
            <w:tcW w:w="1492" w:type="dxa"/>
            <w:tcBorders>
              <w:top w:val="nil"/>
              <w:left w:val="nil"/>
              <w:bottom w:val="single" w:sz="8" w:space="0" w:color="auto"/>
              <w:right w:val="nil"/>
            </w:tcBorders>
            <w:shd w:val="clear" w:color="000000" w:fill="FFFFFF"/>
            <w:noWrap/>
            <w:vAlign w:val="bottom"/>
            <w:hideMark/>
          </w:tcPr>
          <w:p w14:paraId="166561E3"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p>
        </w:tc>
        <w:tc>
          <w:tcPr>
            <w:tcW w:w="2663" w:type="dxa"/>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4A68FC95"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p>
        </w:tc>
        <w:tc>
          <w:tcPr>
            <w:tcW w:w="2435" w:type="dxa"/>
            <w:gridSpan w:val="2"/>
            <w:tcBorders>
              <w:top w:val="single" w:sz="8" w:space="0" w:color="auto"/>
              <w:left w:val="nil"/>
              <w:bottom w:val="single" w:sz="8" w:space="0" w:color="auto"/>
              <w:right w:val="single" w:sz="8" w:space="0" w:color="auto"/>
            </w:tcBorders>
            <w:shd w:val="clear" w:color="000000" w:fill="FFFFFF"/>
            <w:vAlign w:val="bottom"/>
            <w:hideMark/>
          </w:tcPr>
          <w:p w14:paraId="38AEC608"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p>
        </w:tc>
      </w:tr>
      <w:tr w:rsidR="009224AC" w:rsidRPr="0016378B" w14:paraId="51E18A55" w14:textId="77777777" w:rsidTr="006A519B">
        <w:trPr>
          <w:trHeight w:val="263"/>
        </w:trPr>
        <w:tc>
          <w:tcPr>
            <w:tcW w:w="1998" w:type="dxa"/>
            <w:tcBorders>
              <w:top w:val="nil"/>
              <w:left w:val="single" w:sz="8" w:space="0" w:color="auto"/>
              <w:bottom w:val="single" w:sz="8" w:space="0" w:color="auto"/>
              <w:right w:val="single" w:sz="8" w:space="0" w:color="auto"/>
            </w:tcBorders>
            <w:shd w:val="clear" w:color="000000" w:fill="FFFFFF"/>
            <w:noWrap/>
            <w:vAlign w:val="bottom"/>
            <w:hideMark/>
          </w:tcPr>
          <w:p w14:paraId="48A140FD"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p>
        </w:tc>
        <w:tc>
          <w:tcPr>
            <w:tcW w:w="1492" w:type="dxa"/>
            <w:tcBorders>
              <w:top w:val="nil"/>
              <w:left w:val="nil"/>
              <w:bottom w:val="single" w:sz="8" w:space="0" w:color="auto"/>
              <w:right w:val="nil"/>
            </w:tcBorders>
            <w:shd w:val="clear" w:color="000000" w:fill="FFFFFF"/>
            <w:noWrap/>
            <w:vAlign w:val="bottom"/>
            <w:hideMark/>
          </w:tcPr>
          <w:p w14:paraId="6D470E16"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p>
        </w:tc>
        <w:tc>
          <w:tcPr>
            <w:tcW w:w="2663" w:type="dxa"/>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9F45C93"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p>
        </w:tc>
        <w:tc>
          <w:tcPr>
            <w:tcW w:w="2435" w:type="dxa"/>
            <w:gridSpan w:val="2"/>
            <w:tcBorders>
              <w:top w:val="single" w:sz="8" w:space="0" w:color="auto"/>
              <w:left w:val="nil"/>
              <w:bottom w:val="single" w:sz="8" w:space="0" w:color="auto"/>
              <w:right w:val="single" w:sz="8" w:space="0" w:color="auto"/>
            </w:tcBorders>
            <w:shd w:val="clear" w:color="000000" w:fill="FFFFFF"/>
            <w:vAlign w:val="bottom"/>
            <w:hideMark/>
          </w:tcPr>
          <w:p w14:paraId="0E90538A"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p>
        </w:tc>
      </w:tr>
      <w:tr w:rsidR="009224AC" w:rsidRPr="0016378B" w14:paraId="42B21747" w14:textId="77777777" w:rsidTr="006A519B">
        <w:trPr>
          <w:trHeight w:val="250"/>
        </w:trPr>
        <w:tc>
          <w:tcPr>
            <w:tcW w:w="1998" w:type="dxa"/>
            <w:tcBorders>
              <w:top w:val="nil"/>
              <w:left w:val="single" w:sz="8" w:space="0" w:color="auto"/>
              <w:bottom w:val="single" w:sz="4" w:space="0" w:color="auto"/>
              <w:right w:val="single" w:sz="8" w:space="0" w:color="auto"/>
            </w:tcBorders>
            <w:shd w:val="clear" w:color="000000" w:fill="FFFFFF"/>
            <w:noWrap/>
            <w:vAlign w:val="bottom"/>
            <w:hideMark/>
          </w:tcPr>
          <w:p w14:paraId="5484B75E"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p>
        </w:tc>
        <w:tc>
          <w:tcPr>
            <w:tcW w:w="1492" w:type="dxa"/>
            <w:tcBorders>
              <w:top w:val="nil"/>
              <w:left w:val="nil"/>
              <w:bottom w:val="single" w:sz="4" w:space="0" w:color="auto"/>
              <w:right w:val="nil"/>
            </w:tcBorders>
            <w:shd w:val="clear" w:color="000000" w:fill="FFFFFF"/>
            <w:noWrap/>
            <w:vAlign w:val="bottom"/>
            <w:hideMark/>
          </w:tcPr>
          <w:p w14:paraId="027B7ED9"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p>
        </w:tc>
        <w:tc>
          <w:tcPr>
            <w:tcW w:w="2663" w:type="dxa"/>
            <w:gridSpan w:val="2"/>
            <w:tcBorders>
              <w:top w:val="single" w:sz="8" w:space="0" w:color="auto"/>
              <w:left w:val="single" w:sz="8" w:space="0" w:color="auto"/>
              <w:bottom w:val="single" w:sz="4" w:space="0" w:color="auto"/>
              <w:right w:val="single" w:sz="8" w:space="0" w:color="auto"/>
            </w:tcBorders>
            <w:shd w:val="clear" w:color="000000" w:fill="FFFFFF"/>
            <w:noWrap/>
            <w:vAlign w:val="bottom"/>
            <w:hideMark/>
          </w:tcPr>
          <w:p w14:paraId="56BDFB4F"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p>
        </w:tc>
        <w:tc>
          <w:tcPr>
            <w:tcW w:w="2435" w:type="dxa"/>
            <w:gridSpan w:val="2"/>
            <w:tcBorders>
              <w:top w:val="single" w:sz="8" w:space="0" w:color="auto"/>
              <w:left w:val="nil"/>
              <w:bottom w:val="single" w:sz="4" w:space="0" w:color="auto"/>
              <w:right w:val="single" w:sz="8" w:space="0" w:color="auto"/>
            </w:tcBorders>
            <w:shd w:val="clear" w:color="000000" w:fill="FFFFFF"/>
            <w:vAlign w:val="bottom"/>
            <w:hideMark/>
          </w:tcPr>
          <w:p w14:paraId="515EF38C" w14:textId="77777777" w:rsidR="009224AC" w:rsidRPr="0016378B" w:rsidRDefault="009224AC" w:rsidP="00EE1630">
            <w:pPr>
              <w:spacing w:line="276" w:lineRule="auto"/>
              <w:rPr>
                <w:color w:val="000000"/>
                <w:sz w:val="22"/>
                <w:szCs w:val="22"/>
                <w:lang w:val="en-IN" w:eastAsia="en-IN"/>
              </w:rPr>
            </w:pPr>
            <w:r w:rsidRPr="0016378B">
              <w:rPr>
                <w:color w:val="000000"/>
                <w:sz w:val="22"/>
                <w:szCs w:val="22"/>
                <w:lang w:val="en-IN" w:eastAsia="en-IN"/>
              </w:rPr>
              <w:t> </w:t>
            </w:r>
          </w:p>
        </w:tc>
      </w:tr>
    </w:tbl>
    <w:p w14:paraId="4533DB54" w14:textId="77777777" w:rsidR="00566298" w:rsidRPr="0016378B" w:rsidRDefault="00566298" w:rsidP="00EE1630">
      <w:pPr>
        <w:spacing w:line="276" w:lineRule="auto"/>
        <w:rPr>
          <w:lang w:val="fr-FR"/>
        </w:rPr>
      </w:pPr>
    </w:p>
    <w:p w14:paraId="71720BDD" w14:textId="77777777" w:rsidR="00566298" w:rsidRPr="0016378B" w:rsidRDefault="00566298" w:rsidP="00EE1630">
      <w:pPr>
        <w:spacing w:line="276" w:lineRule="auto"/>
      </w:pPr>
    </w:p>
    <w:p w14:paraId="3F3E2222" w14:textId="77777777" w:rsidR="00566298" w:rsidRPr="0016378B" w:rsidRDefault="00566298" w:rsidP="00EE1630">
      <w:pPr>
        <w:numPr>
          <w:ins w:id="215" w:author="Unknown"/>
        </w:numPr>
        <w:autoSpaceDE w:val="0"/>
        <w:autoSpaceDN w:val="0"/>
        <w:adjustRightInd w:val="0"/>
        <w:spacing w:line="276" w:lineRule="auto"/>
        <w:rPr>
          <w:color w:val="3366FF"/>
        </w:rPr>
      </w:pPr>
    </w:p>
    <w:p w14:paraId="4DB04E23" w14:textId="77777777" w:rsidR="00F304DA" w:rsidRPr="0016378B" w:rsidRDefault="002E66F4" w:rsidP="00EE1630">
      <w:pPr>
        <w:pStyle w:val="InfoBlue"/>
        <w:spacing w:line="276" w:lineRule="auto"/>
      </w:pPr>
      <w:r w:rsidRPr="0016378B">
        <w:t xml:space="preserve"> </w:t>
      </w:r>
    </w:p>
    <w:sectPr w:rsidR="00F304DA" w:rsidRPr="0016378B" w:rsidSect="00C47B45">
      <w:headerReference w:type="default" r:id="rId23"/>
      <w:footerReference w:type="default" r:id="rId24"/>
      <w:pgSz w:w="12240" w:h="15840"/>
      <w:pgMar w:top="250" w:right="1800" w:bottom="1440"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1A2AD" w14:textId="77777777" w:rsidR="004E4F02" w:rsidRDefault="004E4F02">
      <w:r>
        <w:separator/>
      </w:r>
    </w:p>
  </w:endnote>
  <w:endnote w:type="continuationSeparator" w:id="0">
    <w:p w14:paraId="41FFB50B" w14:textId="77777777" w:rsidR="004E4F02" w:rsidRDefault="004E4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35BC" w14:textId="77777777" w:rsidR="001F5AD1" w:rsidRDefault="005D2662">
    <w:pPr>
      <w:pStyle w:val="Footer"/>
      <w:framePr w:wrap="around" w:vAnchor="text" w:hAnchor="margin" w:xAlign="center" w:y="1"/>
      <w:rPr>
        <w:rStyle w:val="PageNumber"/>
      </w:rPr>
    </w:pPr>
    <w:r>
      <w:rPr>
        <w:rStyle w:val="PageNumber"/>
      </w:rPr>
      <w:fldChar w:fldCharType="begin"/>
    </w:r>
    <w:r w:rsidR="001F5AD1">
      <w:rPr>
        <w:rStyle w:val="PageNumber"/>
      </w:rPr>
      <w:instrText xml:space="preserve">PAGE  </w:instrText>
    </w:r>
    <w:r>
      <w:rPr>
        <w:rStyle w:val="PageNumber"/>
      </w:rPr>
      <w:fldChar w:fldCharType="end"/>
    </w:r>
  </w:p>
  <w:p w14:paraId="52CF6B40" w14:textId="77777777" w:rsidR="001F5AD1" w:rsidRDefault="001F5A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89DA7" w14:textId="77777777" w:rsidR="008B5D40" w:rsidRDefault="008B5D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A8551" w14:textId="77777777" w:rsidR="008B5D40" w:rsidRDefault="008B5D4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0521" w14:textId="71814841" w:rsidR="00566298" w:rsidRDefault="00566298" w:rsidP="00566298">
    <w:pPr>
      <w:pStyle w:val="Footer"/>
      <w:pBdr>
        <w:top w:val="single" w:sz="4" w:space="1" w:color="auto"/>
      </w:pBdr>
      <w:spacing w:before="100" w:beforeAutospacing="1"/>
    </w:pPr>
    <w:r>
      <w:rPr>
        <w:rFonts w:cs="Arial"/>
        <w:sz w:val="16"/>
        <w:szCs w:val="16"/>
        <w:lang w:val="en-GB"/>
      </w:rPr>
      <w:t xml:space="preserve">© </w:t>
    </w:r>
    <w:r w:rsidR="008B5D40">
      <w:rPr>
        <w:rFonts w:cs="Arial"/>
        <w:sz w:val="16"/>
        <w:szCs w:val="16"/>
        <w:lang w:val="en-GB"/>
      </w:rPr>
      <w:fldChar w:fldCharType="begin"/>
    </w:r>
    <w:r w:rsidR="008B5D40">
      <w:rPr>
        <w:rFonts w:cs="Arial"/>
        <w:sz w:val="16"/>
        <w:szCs w:val="16"/>
        <w:lang w:val="en-GB"/>
      </w:rPr>
      <w:instrText xml:space="preserve"> date \@yyyy </w:instrText>
    </w:r>
    <w:r w:rsidR="008B5D40">
      <w:rPr>
        <w:rFonts w:cs="Arial"/>
        <w:sz w:val="16"/>
        <w:szCs w:val="16"/>
        <w:lang w:val="en-GB"/>
      </w:rPr>
      <w:fldChar w:fldCharType="separate"/>
    </w:r>
    <w:r w:rsidR="007B4427">
      <w:rPr>
        <w:rFonts w:cs="Arial"/>
        <w:noProof/>
        <w:sz w:val="16"/>
        <w:szCs w:val="16"/>
        <w:lang w:val="en-GB"/>
      </w:rPr>
      <w:t>2022</w:t>
    </w:r>
    <w:r w:rsidR="008B5D40">
      <w:rPr>
        <w:rFonts w:cs="Arial"/>
        <w:sz w:val="16"/>
        <w:szCs w:val="16"/>
        <w:lang w:val="en-GB"/>
      </w:rPr>
      <w:fldChar w:fldCharType="end"/>
    </w:r>
    <w:r>
      <w:rPr>
        <w:rFonts w:cs="Arial"/>
        <w:sz w:val="16"/>
        <w:szCs w:val="16"/>
        <w:lang w:val="en-GB"/>
      </w:rPr>
      <w:t xml:space="preserve"> Capgemini - All rights reserved</w:t>
    </w:r>
    <w:r>
      <w:tab/>
      <w:t>Standard Template Version 2.2</w:t>
    </w:r>
    <w:r>
      <w:tab/>
      <w:t xml:space="preserve">Page </w:t>
    </w:r>
    <w:r w:rsidR="00FB59AC">
      <w:fldChar w:fldCharType="begin"/>
    </w:r>
    <w:r w:rsidR="00FB59AC">
      <w:instrText xml:space="preserve"> PAGE </w:instrText>
    </w:r>
    <w:r w:rsidR="00FB59AC">
      <w:fldChar w:fldCharType="separate"/>
    </w:r>
    <w:r w:rsidR="008B5D40">
      <w:rPr>
        <w:noProof/>
      </w:rPr>
      <w:t>2</w:t>
    </w:r>
    <w:r w:rsidR="00FB59AC">
      <w:rPr>
        <w:noProof/>
      </w:rPr>
      <w:fldChar w:fldCharType="end"/>
    </w:r>
    <w:r>
      <w:t xml:space="preserve"> of </w:t>
    </w:r>
    <w:r>
      <w:fldChar w:fldCharType="begin"/>
    </w:r>
    <w:r>
      <w:instrText>NUMPAGES</w:instrText>
    </w:r>
    <w:r>
      <w:fldChar w:fldCharType="separate"/>
    </w:r>
    <w:r w:rsidR="008B5D40">
      <w:rPr>
        <w:noProof/>
      </w:rPr>
      <w:t>13</w:t>
    </w:r>
    <w:r>
      <w:fldChar w:fldCharType="end"/>
    </w:r>
    <w:r>
      <w:tab/>
    </w:r>
  </w:p>
  <w:p w14:paraId="63E5AC1C" w14:textId="77777777" w:rsidR="00566298" w:rsidRDefault="00566298" w:rsidP="00566298">
    <w:pPr>
      <w:pStyle w:val="Footer"/>
      <w:tabs>
        <w:tab w:val="clear" w:pos="4320"/>
        <w:tab w:val="clear" w:pos="8640"/>
        <w:tab w:val="left" w:pos="1170"/>
      </w:tabs>
      <w:spacing w:before="100" w:beforeAutospacing="1"/>
      <w:ind w:firstLine="720"/>
      <w:rPr>
        <w:bCs/>
        <w:i/>
        <w:snapToGrid w:val="0"/>
        <w:sz w:val="14"/>
      </w:rPr>
    </w:pPr>
    <w:r>
      <w:rPr>
        <w:bCs/>
        <w:i/>
        <w:snapToGrid w:val="0"/>
        <w:sz w:val="14"/>
      </w:rPr>
      <w:tab/>
    </w:r>
  </w:p>
  <w:p w14:paraId="7D08A84D" w14:textId="7F3702EA" w:rsidR="001F5AD1" w:rsidRPr="00566298" w:rsidRDefault="00566298" w:rsidP="00566298">
    <w:pPr>
      <w:pStyle w:val="Footer"/>
      <w:spacing w:before="100" w:beforeAutospacing="1"/>
      <w:rPr>
        <w:bCs/>
        <w:i/>
        <w:snapToGrid w:val="0"/>
        <w:sz w:val="14"/>
      </w:rPr>
    </w:pPr>
    <w:r>
      <w:rPr>
        <w:bCs/>
        <w:i/>
        <w:snapToGrid w:val="0"/>
        <w:sz w:val="14"/>
      </w:rPr>
      <w:t xml:space="preserve">Printed copies are current on date of printing only - </w:t>
    </w:r>
    <w:r w:rsidR="005D2662">
      <w:rPr>
        <w:bCs/>
        <w:i/>
        <w:snapToGrid w:val="0"/>
        <w:sz w:val="14"/>
      </w:rPr>
      <w:fldChar w:fldCharType="begin"/>
    </w:r>
    <w:r>
      <w:rPr>
        <w:bCs/>
        <w:i/>
        <w:snapToGrid w:val="0"/>
        <w:sz w:val="14"/>
      </w:rPr>
      <w:instrText xml:space="preserve"> TIME \@ "MM/dd/yyyy" </w:instrText>
    </w:r>
    <w:r w:rsidR="005D2662">
      <w:rPr>
        <w:bCs/>
        <w:i/>
        <w:snapToGrid w:val="0"/>
        <w:sz w:val="14"/>
      </w:rPr>
      <w:fldChar w:fldCharType="separate"/>
    </w:r>
    <w:r w:rsidR="007B4427">
      <w:rPr>
        <w:bCs/>
        <w:i/>
        <w:noProof/>
        <w:snapToGrid w:val="0"/>
        <w:sz w:val="14"/>
      </w:rPr>
      <w:t>12/11/2022</w:t>
    </w:r>
    <w:r w:rsidR="005D2662">
      <w:rPr>
        <w:bCs/>
        <w:i/>
        <w:snapToGrid w:val="0"/>
        <w:sz w:val="14"/>
      </w:rPr>
      <w:fldChar w:fldCharType="end"/>
    </w:r>
    <w:r>
      <w:rPr>
        <w:bCs/>
        <w:i/>
        <w:snapToGrid w:val="0"/>
        <w:sz w:val="14"/>
      </w:rPr>
      <w:t>. Always refer to the electronic version for the current release.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0193D" w14:textId="77777777" w:rsidR="004E4F02" w:rsidRDefault="004E4F02">
      <w:r>
        <w:separator/>
      </w:r>
    </w:p>
  </w:footnote>
  <w:footnote w:type="continuationSeparator" w:id="0">
    <w:p w14:paraId="2D8387EF" w14:textId="77777777" w:rsidR="004E4F02" w:rsidRDefault="004E4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6E3FE" w14:textId="77777777" w:rsidR="008B5D40" w:rsidRDefault="008B5D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D9F30" w14:textId="77777777" w:rsidR="001F5AD1" w:rsidRDefault="008B5D40">
    <w:pPr>
      <w:pStyle w:val="Header"/>
      <w:rPr>
        <w:sz w:val="32"/>
      </w:rPr>
    </w:pPr>
    <w:r>
      <w:rPr>
        <w:noProof/>
      </w:rPr>
      <w:drawing>
        <wp:inline distT="0" distB="0" distL="0" distR="0" wp14:anchorId="3D9122EC" wp14:editId="03F59014">
          <wp:extent cx="1524000" cy="388620"/>
          <wp:effectExtent l="0" t="0" r="0" b="0"/>
          <wp:docPr id="2" name="Picture 2">
            <a:extLst xmlns:a="http://schemas.openxmlformats.org/drawingml/2006/main">
              <a:ext uri="{FF2B5EF4-FFF2-40B4-BE49-F238E27FC236}">
                <a16:creationId xmlns:a16="http://schemas.microsoft.com/office/drawing/2014/main" id="{C56175FB-038F-4664-98C5-69B991B83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56175FB-038F-4664-98C5-69B991B832EC}"/>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24000" cy="38862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D6FF" w14:textId="77777777" w:rsidR="008B5D40" w:rsidRDefault="008B5D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5F6E6" w14:textId="77777777" w:rsidR="001F5AD1" w:rsidRDefault="001F5AD1">
    <w:pPr>
      <w:pStyle w:val="Header"/>
      <w:pBdr>
        <w:bottom w:val="single" w:sz="4" w:space="1" w:color="auto"/>
      </w:pBdr>
    </w:pPr>
    <w:r>
      <w:t xml:space="preserve">                                             </w:t>
    </w:r>
  </w:p>
  <w:p w14:paraId="623D9611" w14:textId="77777777" w:rsidR="001F5AD1" w:rsidRDefault="001F5AD1">
    <w:pPr>
      <w:pStyle w:val="Header"/>
    </w:pPr>
  </w:p>
</w:hdr>
</file>

<file path=word/intelligence2.xml><?xml version="1.0" encoding="utf-8"?>
<int2:intelligence xmlns:int2="http://schemas.microsoft.com/office/intelligence/2020/intelligence">
  <int2:observations>
    <int2:textHash int2:hashCode="g0JPAu3gv5ly1b" int2:id="lsmuxcmJ">
      <int2:state int2:type="LegacyProofing" int2:value="Rejected"/>
    </int2:textHash>
    <int2:textHash int2:hashCode="ujJMp7HHf8ILuX" int2:id="9xUkHsRU">
      <int2:state int2:type="LegacyProofing" int2:value="Rejected"/>
    </int2:textHash>
    <int2:textHash int2:hashCode="wgTxFgmjFJfAIh" int2:id="FcCoRYBX">
      <int2:state int2:type="LegacyProofing" int2:value="Rejected"/>
    </int2:textHash>
    <int2:textHash int2:hashCode="Vcuf3gajb76S+q" int2:id="CFBKNOVb">
      <int2:state int2:type="LegacyProofing" int2:value="Rejected"/>
    </int2:textHash>
    <int2:textHash int2:hashCode="5BH1wgiUL3cdiv" int2:id="rSL8jzcA">
      <int2:state int2:type="LegacyProofing" int2:value="Rejected"/>
    </int2:textHash>
    <int2:textHash int2:hashCode="pBFCgT8TkIVwjT" int2:id="WLNXJzHJ">
      <int2:state int2:type="LegacyProofing" int2:value="Rejected"/>
    </int2:textHash>
    <int2:textHash int2:hashCode="yknKS7ZzLvYVdz" int2:id="KjvM455Q">
      <int2:state int2:type="LegacyProofing" int2:value="Rejected"/>
    </int2:textHash>
    <int2:textHash int2:hashCode="fU29/vXhk89KEl" int2:id="DHAHaYlQ">
      <int2:state int2:type="LegacyProofing" int2:value="Rejected"/>
    </int2:textHash>
    <int2:bookmark int2:bookmarkName="_Int_MBOyub1n" int2:invalidationBookmarkName="" int2:hashCode="xL9erLhAsw+sG4" int2:id="GGxBryqK">
      <int2:state int2:type="LegacyProofing" int2:value="Rejected"/>
    </int2:bookmark>
    <int2:bookmark int2:bookmarkName="_Int_csTZ0eyg" int2:invalidationBookmarkName="" int2:hashCode="wuLWYhM03IkLvY" int2:id="NEYrxOVK">
      <int2:state int2:type="LegacyProofing" int2:value="Rejected"/>
    </int2:bookmark>
    <int2:bookmark int2:bookmarkName="_Int_YQn6PRfh" int2:invalidationBookmarkName="" int2:hashCode="Ka+raej2cZqUQ6" int2:id="HXFJb9Qa">
      <int2:state int2:type="AugLoop_Text_Critique" int2:value="Rejected"/>
    </int2:bookmark>
    <int2:bookmark int2:bookmarkName="_Int_YzYr6sJx" int2:invalidationBookmarkName="" int2:hashCode="3nPqwMMFA48EN7" int2:id="YJSHrw9C">
      <int2:state int2:type="LegacyProofing" int2:value="Rejected"/>
    </int2:bookmark>
    <int2:bookmark int2:bookmarkName="_Int_40Mfhws6" int2:invalidationBookmarkName="" int2:hashCode="z1/pH93eGozjt1" int2:id="BNM8Vqft">
      <int2:state int2:type="AugLoop_Text_Critique" int2:value="Rejected"/>
    </int2:bookmark>
    <int2:bookmark int2:bookmarkName="_Int_D7SBmIpA" int2:invalidationBookmarkName="" int2:hashCode="QHQfPOTE7MbsPj" int2:id="TugLDabj">
      <int2:state int2:type="AugLoop_Text_Critique" int2:value="Rejected"/>
    </int2:bookmark>
    <int2:bookmark int2:bookmarkName="_Int_mhDZ1vCn" int2:invalidationBookmarkName="" int2:hashCode="d8gp3oDPdbDxU6" int2:id="eXis8xiD">
      <int2:state int2:type="AugLoop_Text_Critique" int2:value="Rejected"/>
    </int2:bookmark>
    <int2:bookmark int2:bookmarkName="_Int_nQ43IhTQ" int2:invalidationBookmarkName="" int2:hashCode="/zOQVXM1uojTd1" int2:id="OXnDPT8p">
      <int2:state int2:type="LegacyProofing" int2:value="Rejected"/>
    </int2:bookmark>
    <int2:bookmark int2:bookmarkName="_Int_dQ6hFk7n" int2:invalidationBookmarkName="" int2:hashCode="YyGJkRQGuq26Z7" int2:id="AGCcQOZw">
      <int2:state int2:type="LegacyProofing" int2:value="Rejected"/>
    </int2:bookmark>
    <int2:bookmark int2:bookmarkName="_Int_2ARYFlVB" int2:invalidationBookmarkName="" int2:hashCode="gUYFxkpcHDwtPC" int2:id="08mIpsZN">
      <int2:state int2:type="LegacyProofing" int2:value="Rejected"/>
    </int2:bookmark>
    <int2:bookmark int2:bookmarkName="_Int_AQInN0eY" int2:invalidationBookmarkName="" int2:hashCode="3nPqwMMFA48EN7" int2:id="4jchMs9U">
      <int2:state int2:type="LegacyProofing" int2:value="Rejected"/>
    </int2:bookmark>
    <int2:bookmark int2:bookmarkName="_Int_nKYZjgZG" int2:invalidationBookmarkName="" int2:hashCode="kciFZTn7AJeqUY" int2:id="W9SSAwy8">
      <int2:state int2:type="AugLoop_Text_Critique" int2:value="Rejected"/>
    </int2:bookmark>
    <int2:bookmark int2:bookmarkName="_Int_FTSoWAYa" int2:invalidationBookmarkName="" int2:hashCode="wuLWYhM03IkLvY" int2:id="Oj5OZbnh">
      <int2:state int2:type="AugLoop_Text_Critique" int2:value="Rejected"/>
    </int2:bookmark>
    <int2:bookmark int2:bookmarkName="_Int_1YwxTfmm" int2:invalidationBookmarkName="" int2:hashCode="QHQfPOTE7MbsPj" int2:id="YEyxNCD1">
      <int2:state int2:type="AugLoop_Text_Critique" int2:value="Rejected"/>
    </int2:bookmark>
    <int2:bookmark int2:bookmarkName="_Int_W4Bl9d51" int2:invalidationBookmarkName="" int2:hashCode="fJ3G1xQ3rf+EME" int2:id="ofdqRWk2"/>
    <int2:bookmark int2:bookmarkName="_Int_2nHbvsBJ" int2:invalidationBookmarkName="" int2:hashCode="tH82PitDDAZH8U" int2:id="sBzsyl6j">
      <int2:state int2:type="LegacyProofing" int2:value="Rejected"/>
    </int2:bookmark>
    <int2:bookmark int2:bookmarkName="_Int_8XnnbFyz" int2:invalidationBookmarkName="" int2:hashCode="9P9+f2DwR4hvKf" int2:id="7oJVANy0">
      <int2:state int2:type="AugLoop_Text_Critique" int2:value="Rejected"/>
    </int2:bookmark>
    <int2:bookmark int2:bookmarkName="_Int_2yodiAWQ" int2:invalidationBookmarkName="" int2:hashCode="m3n1N4djUgoncb" int2:id="MNVUqYci">
      <int2:state int2:type="AugLoop_Text_Critique" int2:value="Rejected"/>
    </int2:bookmark>
    <int2:bookmark int2:bookmarkName="_Int_06ptJGu7" int2:invalidationBookmarkName="" int2:hashCode="NZyFr9UBPaHvBg" int2:id="htmKsPZy">
      <int2:state int2:type="AugLoop_Text_Critique" int2:value="Rejected"/>
    </int2:bookmark>
    <int2:bookmark int2:bookmarkName="_Int_AhZjnerS" int2:invalidationBookmarkName="" int2:hashCode="6eCTr2hKDvOwL4" int2:id="Tif8WoAU">
      <int2:state int2:type="LegacyProofing" int2:value="Rejected"/>
    </int2:bookmark>
    <int2:bookmark int2:bookmarkName="_Int_NOld7VAy" int2:invalidationBookmarkName="" int2:hashCode="cauTOGDLVLvpuJ" int2:id="A2304Ykr">
      <int2:state int2:type="LegacyProofing" int2:value="Rejected"/>
    </int2:bookmark>
    <int2:bookmark int2:bookmarkName="_Int_dg8nTEMZ" int2:invalidationBookmarkName="" int2:hashCode="RoHRJMxsS3O6q/" int2:id="b6rp9rAm">
      <int2:state int2:type="AugLoop_Text_Critique" int2:value="Rejected"/>
    </int2:bookmark>
    <int2:bookmark int2:bookmarkName="_Int_dYkfomO4" int2:invalidationBookmarkName="" int2:hashCode="Iqbj5UL4d8cSqF" int2:id="nzk7RMfL">
      <int2:state int2:type="LegacyProofing" int2:value="Rejected"/>
    </int2:bookmark>
    <int2:bookmark int2:bookmarkName="_Int_zDjJtKCU" int2:invalidationBookmarkName="" int2:hashCode="ne9RS7B0IACDlR" int2:id="fNBEn7bw">
      <int2:state int2:type="LegacyProofing" int2:value="Rejected"/>
    </int2:bookmark>
    <int2:bookmark int2:bookmarkName="_Int_Kw0yp946" int2:invalidationBookmarkName="" int2:hashCode="/MDbzvffBMim6J" int2:id="wcYIHwsZ">
      <int2:state int2:type="LegacyProofing" int2:value="Rejected"/>
    </int2:bookmark>
    <int2:bookmark int2:bookmarkName="_Int_zC70dvlF" int2:invalidationBookmarkName="" int2:hashCode="TBAJvzXNFqLAqu" int2:id="CDa09E02">
      <int2:state int2:type="LegacyProofing" int2:value="Rejected"/>
    </int2:bookmark>
    <int2:bookmark int2:bookmarkName="_Int_bfWSVFbw" int2:invalidationBookmarkName="" int2:hashCode="vfXHPRj0TimX4t" int2:id="upNHp4Kh">
      <int2:state int2:type="LegacyProofing" int2:value="Rejected"/>
    </int2:bookmark>
    <int2:bookmark int2:bookmarkName="_Int_xezuzbf9" int2:invalidationBookmarkName="" int2:hashCode="+AOyY4g2XjMYTV" int2:id="ahVXCDaE">
      <int2:state int2:type="LegacyProofing" int2:value="Rejected"/>
    </int2:bookmark>
    <int2:bookmark int2:bookmarkName="_Int_1pyU1rMl" int2:invalidationBookmarkName="" int2:hashCode="Am6ZajpYl5cLBY" int2:id="h7YY59u4">
      <int2:state int2:type="LegacyProofing" int2:value="Rejected"/>
    </int2:bookmark>
    <int2:bookmark int2:bookmarkName="_Int_NQ1gBG29" int2:invalidationBookmarkName="" int2:hashCode="P5mkYoypzPp5BI" int2:id="aJ6Hqwwi">
      <int2:state int2:type="AugLoop_Text_Critique" int2:value="Rejected"/>
    </int2:bookmark>
    <int2:bookmark int2:bookmarkName="_Int_BHaSK1l4" int2:invalidationBookmarkName="" int2:hashCode="b7s5rmfsfkAGz4" int2:id="BJZRBDIS">
      <int2:state int2:type="AugLoop_Text_Critique" int2:value="Rejected"/>
    </int2:bookmark>
    <int2:bookmark int2:bookmarkName="_Int_nbAiKs5J" int2:invalidationBookmarkName="" int2:hashCode="KLnqfaTCZjpNkM" int2:id="dYspq8ec">
      <int2:state int2:type="LegacyProofing" int2:value="Rejected"/>
    </int2:bookmark>
    <int2:bookmark int2:bookmarkName="_Int_5Rllc3NG" int2:invalidationBookmarkName="" int2:hashCode="DDfPH8YIbIyAfM" int2:id="O1ZnFyuK">
      <int2:state int2:type="LegacyProofing" int2:value="Rejected"/>
    </int2:bookmark>
    <int2:bookmark int2:bookmarkName="_Int_2dXB5jWU" int2:invalidationBookmarkName="" int2:hashCode="MtUC8RkR2j18BV" int2:id="BgODG53n">
      <int2:state int2:type="AugLoop_Text_Critique" int2:value="Rejected"/>
    </int2:bookmark>
    <int2:bookmark int2:bookmarkName="_Int_cZ90SnF4" int2:invalidationBookmarkName="" int2:hashCode="rkjDwI9rpkfEGd" int2:id="qLEyTfqR">
      <int2:state int2:type="AugLoop_Text_Critique" int2:value="Rejected"/>
    </int2:bookmark>
    <int2:bookmark int2:bookmarkName="_Int_4u6xs0TF" int2:invalidationBookmarkName="" int2:hashCode="Fgzvwa1+CIkt8+" int2:id="HmtqO53h">
      <int2:state int2:type="LegacyProofing" int2:value="Rejected"/>
    </int2:bookmark>
    <int2:bookmark int2:bookmarkName="_Int_oIr5NS2s" int2:invalidationBookmarkName="" int2:hashCode="Et6pb+wgWTVmq3" int2:id="dUf1Cyoo">
      <int2:state int2:type="LegacyProofing" int2:value="Rejected"/>
    </int2:bookmark>
    <int2:bookmark int2:bookmarkName="_Int_4uJH0CIs" int2:invalidationBookmarkName="" int2:hashCode="+lXYb+ezVGwUNl" int2:id="dkzCqtyw">
      <int2:state int2:type="LegacyProofing" int2:value="Rejected"/>
    </int2:bookmark>
    <int2:bookmark int2:bookmarkName="_Int_kmWqVGpk" int2:invalidationBookmarkName="" int2:hashCode="pYa29tnkrXfpm3" int2:id="xu6sKmTd">
      <int2:state int2:type="LegacyProofing" int2:value="Rejected"/>
    </int2:bookmark>
    <int2:bookmark int2:bookmarkName="_Int_tBgpS6Os" int2:invalidationBookmarkName="" int2:hashCode="0qBNcTAaiRUhfd" int2:id="OG4STamw">
      <int2:state int2:type="LegacyProofing" int2:value="Rejected"/>
    </int2:bookmark>
    <int2:bookmark int2:bookmarkName="_Int_YfBKV8FP" int2:invalidationBookmarkName="" int2:hashCode="9GTNOZBeCaHknJ" int2:id="iUJxchAr">
      <int2:state int2:type="AugLoop_Text_Critique" int2:value="Rejected"/>
    </int2:bookmark>
    <int2:bookmark int2:bookmarkName="_Int_on8WugLd" int2:invalidationBookmarkName="" int2:hashCode="by13k/GxKxPZ2o" int2:id="SM1HsjYH">
      <int2:state int2:type="AugLoop_Text_Critique" int2:value="Rejected"/>
    </int2:bookmark>
    <int2:bookmark int2:bookmarkName="_Int_bedh2hLU" int2:invalidationBookmarkName="" int2:hashCode="ejpm1zb9gCcUPD" int2:id="j2fJiq2k">
      <int2:state int2:type="LegacyProofing" int2:value="Rejected"/>
    </int2:bookmark>
    <int2:bookmark int2:bookmarkName="_Int_dvLXdqrG" int2:invalidationBookmarkName="" int2:hashCode="sbVVpXpQhYxuCn" int2:id="DOfoeqm2">
      <int2:state int2:type="AugLoop_Text_Critique" int2:value="Rejected"/>
    </int2:bookmark>
    <int2:bookmark int2:bookmarkName="_Int_pvjA9DvQ" int2:invalidationBookmarkName="" int2:hashCode="n4ojiaIMoHUqqe" int2:id="Zz3gnJRk">
      <int2:state int2:type="LegacyProofing" int2:value="Rejected"/>
    </int2:bookmark>
    <int2:bookmark int2:bookmarkName="_Int_1BXhblib" int2:invalidationBookmarkName="" int2:hashCode="kaiAV3pFU5aMau" int2:id="a1Lftp5m">
      <int2:state int2:type="LegacyProofing" int2:value="Rejected"/>
    </int2:bookmark>
    <int2:bookmark int2:bookmarkName="_Int_bfmQ2T7N" int2:invalidationBookmarkName="" int2:hashCode="RFII4ToZDHX67E" int2:id="lM428Rsy">
      <int2:state int2:type="LegacyProofing" int2:value="Rejected"/>
    </int2:bookmark>
    <int2:bookmark int2:bookmarkName="_Int_6GbaWieQ" int2:invalidationBookmarkName="" int2:hashCode="KlBhJpMIAPgHzj" int2:id="9U44MbDW"/>
    <int2:bookmark int2:bookmarkName="_Int_tMdMMia3" int2:invalidationBookmarkName="" int2:hashCode="PtcQxAHqrqeWkQ" int2:id="oIXELKzJ">
      <int2:state int2:type="LegacyProofing" int2:value="Rejected"/>
    </int2:bookmark>
    <int2:bookmark int2:bookmarkName="_Int_ojOGlzgV" int2:invalidationBookmarkName="" int2:hashCode="7tj0RQsGpF850J" int2:id="EBHUDWPx">
      <int2:state int2:type="LegacyProofing" int2:value="Rejected"/>
    </int2:bookmark>
    <int2:bookmark int2:bookmarkName="_Int_uaI4Dz6x" int2:invalidationBookmarkName="" int2:hashCode="BEiaEruqauv/th" int2:id="7c22OPRD">
      <int2:state int2:type="LegacyProofing" int2:value="Rejected"/>
    </int2:bookmark>
    <int2:bookmark int2:bookmarkName="_Int_UlGm81Er" int2:invalidationBookmarkName="" int2:hashCode="uV8cY+YH/ntuJU" int2:id="Nw1iXs7U">
      <int2:state int2:type="LegacyProofing" int2:value="Rejected"/>
    </int2:bookmark>
    <int2:bookmark int2:bookmarkName="_Int_Rsl88iSH" int2:invalidationBookmarkName="" int2:hashCode="WlN+IJFRrl/MzW" int2:id="hUYJOx3m">
      <int2:state int2:type="LegacyProofing" int2:value="Rejected"/>
    </int2:bookmark>
    <int2:bookmark int2:bookmarkName="_Int_UVted1vn" int2:invalidationBookmarkName="" int2:hashCode="X55YArurxx+Sdf" int2:id="YgSfwJmJ">
      <int2:state int2:type="LegacyProofing" int2:value="Rejected"/>
    </int2:bookmark>
    <int2:bookmark int2:bookmarkName="_Int_VRnSjelX" int2:invalidationBookmarkName="" int2:hashCode="+AOyY4g2XjMYTV" int2:id="85xc08Om">
      <int2:state int2:type="LegacyProofing" int2:value="Rejected"/>
    </int2:bookmark>
    <int2:bookmark int2:bookmarkName="_Int_a6y0Plck" int2:invalidationBookmarkName="" int2:hashCode="M7giAQgex8Q4y1" int2:id="G8rg1uwj">
      <int2:state int2:type="LegacyProofing" int2:value="Rejected"/>
    </int2:bookmark>
    <int2:bookmark int2:bookmarkName="_Int_ikNqBYnu" int2:invalidationBookmarkName="" int2:hashCode="QIFYZD7VZMcvoJ" int2:id="LobtlbM8">
      <int2:state int2:type="LegacyProofing" int2:value="Rejected"/>
    </int2:bookmark>
    <int2:bookmark int2:bookmarkName="_Int_KMyw6wTy" int2:invalidationBookmarkName="" int2:hashCode="YGHr2DSNRztp72" int2:id="rlvXZkHm">
      <int2:state int2:type="LegacyProofing" int2:value="Rejected"/>
    </int2:bookmark>
    <int2:bookmark int2:bookmarkName="_Int_21MNbazP" int2:invalidationBookmarkName="" int2:hashCode="VX8lVRZxnqFvj0" int2:id="MoUFgcUS">
      <int2:state int2:type="LegacyProofing" int2:value="Rejected"/>
    </int2:bookmark>
    <int2:bookmark int2:bookmarkName="_Int_knzSTLBq" int2:invalidationBookmarkName="" int2:hashCode="gD+eNIsGu6hdaj" int2:id="YU4xNMNr"/>
    <int2:bookmark int2:bookmarkName="_Int_xWBHh3zj" int2:invalidationBookmarkName="" int2:hashCode="PRiy6on6U1fPZC" int2:id="98jdvkC1">
      <int2:state int2:type="LegacyProofing" int2:value="Rejected"/>
    </int2:bookmark>
    <int2:bookmark int2:bookmarkName="_Int_5TADIA1j" int2:invalidationBookmarkName="" int2:hashCode="xk60T4xoRDjdvJ" int2:id="PxERkhGZ">
      <int2:state int2:type="LegacyProofing" int2:value="Rejected"/>
    </int2:bookmark>
    <int2:bookmark int2:bookmarkName="_Int_p6RqSzag" int2:invalidationBookmarkName="" int2:hashCode="NnSVHsJkpyFoyy" int2:id="gn5zxzVG">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bullet"/>
      <w:lvlText w:val=""/>
      <w:lvlJc w:val="left"/>
      <w:pPr>
        <w:tabs>
          <w:tab w:val="num" w:pos="936"/>
        </w:tabs>
        <w:ind w:left="936" w:hanging="360"/>
      </w:pPr>
      <w:rPr>
        <w:rFonts w:ascii="Symbol" w:hAnsi="Symbol"/>
      </w:rPr>
    </w:lvl>
  </w:abstractNum>
  <w:abstractNum w:abstractNumId="1" w15:restartNumberingAfterBreak="0">
    <w:nsid w:val="00000005"/>
    <w:multiLevelType w:val="singleLevel"/>
    <w:tmpl w:val="00000005"/>
    <w:name w:val="WW8Num5"/>
    <w:lvl w:ilvl="0">
      <w:start w:val="1"/>
      <w:numFmt w:val="bullet"/>
      <w:lvlText w:val=""/>
      <w:lvlJc w:val="left"/>
      <w:pPr>
        <w:tabs>
          <w:tab w:val="num" w:pos="1440"/>
        </w:tabs>
        <w:ind w:left="1440" w:hanging="360"/>
      </w:pPr>
      <w:rPr>
        <w:rFonts w:ascii="Symbol" w:hAnsi="Symbol"/>
      </w:rPr>
    </w:lvl>
  </w:abstractNum>
  <w:abstractNum w:abstractNumId="2" w15:restartNumberingAfterBreak="0">
    <w:nsid w:val="00000006"/>
    <w:multiLevelType w:val="singleLevel"/>
    <w:tmpl w:val="00000006"/>
    <w:name w:val="WW8Num6"/>
    <w:lvl w:ilvl="0">
      <w:start w:val="1"/>
      <w:numFmt w:val="decimal"/>
      <w:lvlText w:val="%1."/>
      <w:lvlJc w:val="left"/>
      <w:pPr>
        <w:tabs>
          <w:tab w:val="num" w:pos="1440"/>
        </w:tabs>
        <w:ind w:left="1440" w:hanging="360"/>
      </w:pPr>
    </w:lvl>
  </w:abstractNum>
  <w:abstractNum w:abstractNumId="3" w15:restartNumberingAfterBreak="0">
    <w:nsid w:val="00000009"/>
    <w:multiLevelType w:val="singleLevel"/>
    <w:tmpl w:val="00000009"/>
    <w:name w:val="WW8Num9"/>
    <w:lvl w:ilvl="0">
      <w:start w:val="1"/>
      <w:numFmt w:val="decimal"/>
      <w:lvlText w:val="%1."/>
      <w:lvlJc w:val="left"/>
      <w:pPr>
        <w:tabs>
          <w:tab w:val="num" w:pos="1440"/>
        </w:tabs>
        <w:ind w:left="1440" w:hanging="360"/>
      </w:pPr>
    </w:lvl>
  </w:abstractNum>
  <w:abstractNum w:abstractNumId="4" w15:restartNumberingAfterBreak="0">
    <w:nsid w:val="00000010"/>
    <w:multiLevelType w:val="multilevel"/>
    <w:tmpl w:val="00000010"/>
    <w:name w:val="WW8Num18"/>
    <w:lvl w:ilvl="0">
      <w:start w:val="1"/>
      <w:numFmt w:val="bullet"/>
      <w:lvlText w:val=""/>
      <w:lvlJc w:val="left"/>
      <w:pPr>
        <w:tabs>
          <w:tab w:val="num" w:pos="1440"/>
        </w:tabs>
        <w:ind w:left="1440" w:hanging="360"/>
      </w:pPr>
      <w:rPr>
        <w:rFonts w:ascii="Symbol" w:hAnsi="Symbol" w:cs="StarSymbol"/>
        <w:sz w:val="12"/>
        <w:szCs w:val="12"/>
      </w:rPr>
    </w:lvl>
    <w:lvl w:ilvl="1">
      <w:start w:val="1"/>
      <w:numFmt w:val="bullet"/>
      <w:lvlText w:val="o"/>
      <w:lvlJc w:val="left"/>
      <w:pPr>
        <w:tabs>
          <w:tab w:val="num" w:pos="2160"/>
        </w:tabs>
        <w:ind w:left="2160" w:hanging="360"/>
      </w:pPr>
      <w:rPr>
        <w:rFonts w:ascii="Courier New" w:hAnsi="Courier New"/>
      </w:rPr>
    </w:lvl>
    <w:lvl w:ilvl="2">
      <w:start w:val="1"/>
      <w:numFmt w:val="bullet"/>
      <w:lvlText w:val=""/>
      <w:lvlJc w:val="left"/>
      <w:pPr>
        <w:tabs>
          <w:tab w:val="num" w:pos="2880"/>
        </w:tabs>
        <w:ind w:left="2880" w:hanging="360"/>
      </w:pPr>
      <w:rPr>
        <w:rFonts w:ascii="Wingdings" w:hAnsi="Wingdings"/>
        <w:b/>
        <w:i w:val="0"/>
        <w:color w:val="333399"/>
      </w:rPr>
    </w:lvl>
    <w:lvl w:ilvl="3">
      <w:start w:val="1"/>
      <w:numFmt w:val="bullet"/>
      <w:lvlText w:val=""/>
      <w:lvlJc w:val="left"/>
      <w:pPr>
        <w:tabs>
          <w:tab w:val="num" w:pos="3600"/>
        </w:tabs>
        <w:ind w:left="3600" w:hanging="360"/>
      </w:pPr>
      <w:rPr>
        <w:rFonts w:ascii="Symbol" w:hAnsi="Symbol" w:cs="StarSymbol"/>
        <w:sz w:val="12"/>
        <w:szCs w:val="12"/>
      </w:rPr>
    </w:lvl>
    <w:lvl w:ilvl="4">
      <w:start w:val="1"/>
      <w:numFmt w:val="bullet"/>
      <w:lvlText w:val="o"/>
      <w:lvlJc w:val="left"/>
      <w:pPr>
        <w:tabs>
          <w:tab w:val="num" w:pos="4320"/>
        </w:tabs>
        <w:ind w:left="4320" w:hanging="360"/>
      </w:pPr>
      <w:rPr>
        <w:rFonts w:ascii="Courier New" w:hAnsi="Courier New"/>
      </w:rPr>
    </w:lvl>
    <w:lvl w:ilvl="5">
      <w:start w:val="1"/>
      <w:numFmt w:val="bullet"/>
      <w:lvlText w:val=""/>
      <w:lvlJc w:val="left"/>
      <w:pPr>
        <w:tabs>
          <w:tab w:val="num" w:pos="5040"/>
        </w:tabs>
        <w:ind w:left="5040" w:hanging="360"/>
      </w:pPr>
      <w:rPr>
        <w:rFonts w:ascii="Wingdings" w:hAnsi="Wingdings"/>
        <w:b/>
        <w:i w:val="0"/>
        <w:color w:val="333399"/>
      </w:rPr>
    </w:lvl>
    <w:lvl w:ilvl="6">
      <w:start w:val="1"/>
      <w:numFmt w:val="bullet"/>
      <w:lvlText w:val=""/>
      <w:lvlJc w:val="left"/>
      <w:pPr>
        <w:tabs>
          <w:tab w:val="num" w:pos="5760"/>
        </w:tabs>
        <w:ind w:left="5760" w:hanging="360"/>
      </w:pPr>
      <w:rPr>
        <w:rFonts w:ascii="Symbol" w:hAnsi="Symbol" w:cs="StarSymbol"/>
        <w:sz w:val="12"/>
        <w:szCs w:val="12"/>
      </w:rPr>
    </w:lvl>
    <w:lvl w:ilvl="7">
      <w:start w:val="1"/>
      <w:numFmt w:val="bullet"/>
      <w:lvlText w:val="o"/>
      <w:lvlJc w:val="left"/>
      <w:pPr>
        <w:tabs>
          <w:tab w:val="num" w:pos="6480"/>
        </w:tabs>
        <w:ind w:left="6480" w:hanging="360"/>
      </w:pPr>
      <w:rPr>
        <w:rFonts w:ascii="Courier New" w:hAnsi="Courier New"/>
      </w:rPr>
    </w:lvl>
    <w:lvl w:ilvl="8">
      <w:start w:val="1"/>
      <w:numFmt w:val="bullet"/>
      <w:lvlText w:val=""/>
      <w:lvlJc w:val="left"/>
      <w:pPr>
        <w:tabs>
          <w:tab w:val="num" w:pos="7200"/>
        </w:tabs>
        <w:ind w:left="7200" w:hanging="360"/>
      </w:pPr>
      <w:rPr>
        <w:rFonts w:ascii="Wingdings" w:hAnsi="Wingdings"/>
        <w:b/>
        <w:i w:val="0"/>
        <w:color w:val="333399"/>
      </w:rPr>
    </w:lvl>
  </w:abstractNum>
  <w:abstractNum w:abstractNumId="5" w15:restartNumberingAfterBreak="0">
    <w:nsid w:val="01AB1AA4"/>
    <w:multiLevelType w:val="multilevel"/>
    <w:tmpl w:val="84F0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C51595"/>
    <w:multiLevelType w:val="multilevel"/>
    <w:tmpl w:val="F3C0A9C4"/>
    <w:numStyleLink w:val="Headings2"/>
  </w:abstractNum>
  <w:abstractNum w:abstractNumId="7" w15:restartNumberingAfterBreak="0">
    <w:nsid w:val="08316BCA"/>
    <w:multiLevelType w:val="multilevel"/>
    <w:tmpl w:val="0ABC3322"/>
    <w:styleLink w:val="Headings"/>
    <w:lvl w:ilvl="0">
      <w:start w:val="1"/>
      <w:numFmt w:val="decimal"/>
      <w:lvlText w:val="%1"/>
      <w:lvlJc w:val="left"/>
      <w:pPr>
        <w:ind w:left="360" w:hanging="360"/>
      </w:pPr>
      <w:rPr>
        <w:rFonts w:hint="default"/>
      </w:rPr>
    </w:lvl>
    <w:lvl w:ilvl="1">
      <w:start w:val="1"/>
      <w:numFmt w:val="decimal"/>
      <w:lvlRestart w:val="0"/>
      <w:suff w:val="space"/>
      <w:lvlText w:val="%1.%2"/>
      <w:lvlJc w:val="left"/>
      <w:pPr>
        <w:ind w:left="720" w:hanging="360"/>
      </w:pPr>
      <w:rPr>
        <w:rFonts w:hint="default"/>
      </w:rPr>
    </w:lvl>
    <w:lvl w:ilvl="2">
      <w:start w:val="1"/>
      <w:numFmt w:val="decimal"/>
      <w:lvlRestart w:val="0"/>
      <w:suff w:val="space"/>
      <w:lvlText w:val="%2.%3.1"/>
      <w:lvlJc w:val="left"/>
      <w:pPr>
        <w:ind w:left="1080" w:hanging="360"/>
      </w:pPr>
      <w:rPr>
        <w:rFonts w:hint="default"/>
      </w:rPr>
    </w:lvl>
    <w:lvl w:ilvl="3">
      <w:start w:val="1"/>
      <w:numFmt w:val="decimal"/>
      <w:lvlRestart w:val="0"/>
      <w:pStyle w:val="Heading4"/>
      <w:suff w:val="space"/>
      <w:lvlText w:val="%3.%4.1.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5FA3C2B"/>
    <w:multiLevelType w:val="hybridMultilevel"/>
    <w:tmpl w:val="FEAE1AC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21C13414"/>
    <w:multiLevelType w:val="multilevel"/>
    <w:tmpl w:val="42EA6F00"/>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B7E4583"/>
    <w:multiLevelType w:val="multilevel"/>
    <w:tmpl w:val="0ABC3322"/>
    <w:numStyleLink w:val="Headings"/>
  </w:abstractNum>
  <w:abstractNum w:abstractNumId="11" w15:restartNumberingAfterBreak="0">
    <w:nsid w:val="307773B3"/>
    <w:multiLevelType w:val="multilevel"/>
    <w:tmpl w:val="ECA64F6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9A35A0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9FD41CA"/>
    <w:multiLevelType w:val="hybridMultilevel"/>
    <w:tmpl w:val="355446F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4" w15:restartNumberingAfterBreak="0">
    <w:nsid w:val="556F3C43"/>
    <w:multiLevelType w:val="hybridMultilevel"/>
    <w:tmpl w:val="0B2297B0"/>
    <w:lvl w:ilvl="0" w:tplc="20EA1004">
      <w:numFmt w:val="bullet"/>
      <w:lvlText w:val=""/>
      <w:lvlJc w:val="left"/>
      <w:pPr>
        <w:tabs>
          <w:tab w:val="num" w:pos="600"/>
        </w:tabs>
        <w:ind w:left="600" w:hanging="360"/>
      </w:pPr>
      <w:rPr>
        <w:rFonts w:ascii="Symbol" w:eastAsia="Times New Roman" w:hAnsi="Symbol" w:cs="Times New Roman" w:hint="default"/>
      </w:rPr>
    </w:lvl>
    <w:lvl w:ilvl="1" w:tplc="04090003">
      <w:start w:val="1"/>
      <w:numFmt w:val="bullet"/>
      <w:lvlText w:val="o"/>
      <w:lvlJc w:val="left"/>
      <w:pPr>
        <w:tabs>
          <w:tab w:val="num" w:pos="1320"/>
        </w:tabs>
        <w:ind w:left="1320" w:hanging="360"/>
      </w:pPr>
      <w:rPr>
        <w:rFonts w:ascii="Courier New" w:hAnsi="Courier New" w:cs="Courier New" w:hint="default"/>
      </w:rPr>
    </w:lvl>
    <w:lvl w:ilvl="2" w:tplc="04090005" w:tentative="1">
      <w:start w:val="1"/>
      <w:numFmt w:val="bullet"/>
      <w:lvlText w:val=""/>
      <w:lvlJc w:val="left"/>
      <w:pPr>
        <w:tabs>
          <w:tab w:val="num" w:pos="2040"/>
        </w:tabs>
        <w:ind w:left="2040" w:hanging="360"/>
      </w:pPr>
      <w:rPr>
        <w:rFonts w:ascii="Wingdings" w:hAnsi="Wingdings" w:hint="default"/>
      </w:rPr>
    </w:lvl>
    <w:lvl w:ilvl="3" w:tplc="04090001" w:tentative="1">
      <w:start w:val="1"/>
      <w:numFmt w:val="bullet"/>
      <w:lvlText w:val=""/>
      <w:lvlJc w:val="left"/>
      <w:pPr>
        <w:tabs>
          <w:tab w:val="num" w:pos="2760"/>
        </w:tabs>
        <w:ind w:left="2760" w:hanging="360"/>
      </w:pPr>
      <w:rPr>
        <w:rFonts w:ascii="Symbol" w:hAnsi="Symbol" w:hint="default"/>
      </w:rPr>
    </w:lvl>
    <w:lvl w:ilvl="4" w:tplc="04090003" w:tentative="1">
      <w:start w:val="1"/>
      <w:numFmt w:val="bullet"/>
      <w:lvlText w:val="o"/>
      <w:lvlJc w:val="left"/>
      <w:pPr>
        <w:tabs>
          <w:tab w:val="num" w:pos="3480"/>
        </w:tabs>
        <w:ind w:left="3480" w:hanging="360"/>
      </w:pPr>
      <w:rPr>
        <w:rFonts w:ascii="Courier New" w:hAnsi="Courier New" w:cs="Courier New" w:hint="default"/>
      </w:rPr>
    </w:lvl>
    <w:lvl w:ilvl="5" w:tplc="04090005" w:tentative="1">
      <w:start w:val="1"/>
      <w:numFmt w:val="bullet"/>
      <w:lvlText w:val=""/>
      <w:lvlJc w:val="left"/>
      <w:pPr>
        <w:tabs>
          <w:tab w:val="num" w:pos="4200"/>
        </w:tabs>
        <w:ind w:left="4200" w:hanging="360"/>
      </w:pPr>
      <w:rPr>
        <w:rFonts w:ascii="Wingdings" w:hAnsi="Wingdings" w:hint="default"/>
      </w:rPr>
    </w:lvl>
    <w:lvl w:ilvl="6" w:tplc="04090001" w:tentative="1">
      <w:start w:val="1"/>
      <w:numFmt w:val="bullet"/>
      <w:lvlText w:val=""/>
      <w:lvlJc w:val="left"/>
      <w:pPr>
        <w:tabs>
          <w:tab w:val="num" w:pos="4920"/>
        </w:tabs>
        <w:ind w:left="4920" w:hanging="360"/>
      </w:pPr>
      <w:rPr>
        <w:rFonts w:ascii="Symbol" w:hAnsi="Symbol" w:hint="default"/>
      </w:rPr>
    </w:lvl>
    <w:lvl w:ilvl="7" w:tplc="04090003" w:tentative="1">
      <w:start w:val="1"/>
      <w:numFmt w:val="bullet"/>
      <w:lvlText w:val="o"/>
      <w:lvlJc w:val="left"/>
      <w:pPr>
        <w:tabs>
          <w:tab w:val="num" w:pos="5640"/>
        </w:tabs>
        <w:ind w:left="5640" w:hanging="360"/>
      </w:pPr>
      <w:rPr>
        <w:rFonts w:ascii="Courier New" w:hAnsi="Courier New" w:cs="Courier New" w:hint="default"/>
      </w:rPr>
    </w:lvl>
    <w:lvl w:ilvl="8" w:tplc="04090005" w:tentative="1">
      <w:start w:val="1"/>
      <w:numFmt w:val="bullet"/>
      <w:lvlText w:val=""/>
      <w:lvlJc w:val="left"/>
      <w:pPr>
        <w:tabs>
          <w:tab w:val="num" w:pos="6360"/>
        </w:tabs>
        <w:ind w:left="6360" w:hanging="360"/>
      </w:pPr>
      <w:rPr>
        <w:rFonts w:ascii="Wingdings" w:hAnsi="Wingdings" w:hint="default"/>
      </w:rPr>
    </w:lvl>
  </w:abstractNum>
  <w:abstractNum w:abstractNumId="15" w15:restartNumberingAfterBreak="0">
    <w:nsid w:val="5FC85671"/>
    <w:multiLevelType w:val="multilevel"/>
    <w:tmpl w:val="CCE85C04"/>
    <w:lvl w:ilvl="0">
      <w:start w:val="3"/>
      <w:numFmt w:val="decimal"/>
      <w:lvlText w:val="%1"/>
      <w:lvlJc w:val="left"/>
      <w:pPr>
        <w:ind w:left="360" w:hanging="360"/>
      </w:pPr>
      <w:rPr>
        <w:rFonts w:hint="default"/>
      </w:rPr>
    </w:lvl>
    <w:lvl w:ilvl="1">
      <w:start w:val="1"/>
      <w:numFmt w:val="decimal"/>
      <w:lvlText w:val="%1.%2"/>
      <w:lvlJc w:val="left"/>
      <w:pPr>
        <w:ind w:left="1123" w:hanging="720"/>
      </w:pPr>
      <w:rPr>
        <w:rFonts w:hint="default"/>
      </w:rPr>
    </w:lvl>
    <w:lvl w:ilvl="2">
      <w:start w:val="1"/>
      <w:numFmt w:val="decimal"/>
      <w:lvlText w:val="%1.%2.%3"/>
      <w:lvlJc w:val="left"/>
      <w:pPr>
        <w:ind w:left="1526" w:hanging="720"/>
      </w:pPr>
      <w:rPr>
        <w:rFonts w:hint="default"/>
      </w:rPr>
    </w:lvl>
    <w:lvl w:ilvl="3">
      <w:start w:val="1"/>
      <w:numFmt w:val="decimal"/>
      <w:lvlText w:val="%1.%2.%3.%4"/>
      <w:lvlJc w:val="left"/>
      <w:pPr>
        <w:ind w:left="2289" w:hanging="1080"/>
      </w:pPr>
      <w:rPr>
        <w:rFonts w:hint="default"/>
      </w:rPr>
    </w:lvl>
    <w:lvl w:ilvl="4">
      <w:start w:val="1"/>
      <w:numFmt w:val="decimal"/>
      <w:lvlText w:val="%1.%2.%3.%4.%5"/>
      <w:lvlJc w:val="left"/>
      <w:pPr>
        <w:ind w:left="2692" w:hanging="1080"/>
      </w:pPr>
      <w:rPr>
        <w:rFonts w:hint="default"/>
      </w:rPr>
    </w:lvl>
    <w:lvl w:ilvl="5">
      <w:start w:val="1"/>
      <w:numFmt w:val="decimal"/>
      <w:lvlText w:val="%1.%2.%3.%4.%5.%6"/>
      <w:lvlJc w:val="left"/>
      <w:pPr>
        <w:ind w:left="3455" w:hanging="1440"/>
      </w:pPr>
      <w:rPr>
        <w:rFonts w:hint="default"/>
      </w:rPr>
    </w:lvl>
    <w:lvl w:ilvl="6">
      <w:start w:val="1"/>
      <w:numFmt w:val="decimal"/>
      <w:lvlText w:val="%1.%2.%3.%4.%5.%6.%7"/>
      <w:lvlJc w:val="left"/>
      <w:pPr>
        <w:ind w:left="4218" w:hanging="1800"/>
      </w:pPr>
      <w:rPr>
        <w:rFonts w:hint="default"/>
      </w:rPr>
    </w:lvl>
    <w:lvl w:ilvl="7">
      <w:start w:val="1"/>
      <w:numFmt w:val="decimal"/>
      <w:lvlText w:val="%1.%2.%3.%4.%5.%6.%7.%8"/>
      <w:lvlJc w:val="left"/>
      <w:pPr>
        <w:ind w:left="4621" w:hanging="1800"/>
      </w:pPr>
      <w:rPr>
        <w:rFonts w:hint="default"/>
      </w:rPr>
    </w:lvl>
    <w:lvl w:ilvl="8">
      <w:start w:val="1"/>
      <w:numFmt w:val="decimal"/>
      <w:lvlText w:val="%1.%2.%3.%4.%5.%6.%7.%8.%9"/>
      <w:lvlJc w:val="left"/>
      <w:pPr>
        <w:ind w:left="5384" w:hanging="2160"/>
      </w:pPr>
      <w:rPr>
        <w:rFonts w:hint="default"/>
      </w:rPr>
    </w:lvl>
  </w:abstractNum>
  <w:abstractNum w:abstractNumId="16" w15:restartNumberingAfterBreak="0">
    <w:nsid w:val="6DC73289"/>
    <w:multiLevelType w:val="hybridMultilevel"/>
    <w:tmpl w:val="E78EC9C2"/>
    <w:lvl w:ilvl="0" w:tplc="703404C8">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7" w15:restartNumberingAfterBreak="0">
    <w:nsid w:val="72457E5D"/>
    <w:multiLevelType w:val="multilevel"/>
    <w:tmpl w:val="F3C0A9C4"/>
    <w:styleLink w:val="Headings2"/>
    <w:lvl w:ilvl="0">
      <w:start w:val="1"/>
      <w:numFmt w:val="decimal"/>
      <w:pStyle w:val="Heading1"/>
      <w:suff w:val="space"/>
      <w:lvlText w:val="%1."/>
      <w:lvlJc w:val="left"/>
      <w:pPr>
        <w:ind w:left="2383" w:hanging="43"/>
      </w:pPr>
      <w:rPr>
        <w:rFonts w:ascii="Arial" w:hAnsi="Arial" w:hint="default"/>
        <w:sz w:val="24"/>
      </w:rPr>
    </w:lvl>
    <w:lvl w:ilvl="1">
      <w:start w:val="1"/>
      <w:numFmt w:val="decimal"/>
      <w:pStyle w:val="Heading2"/>
      <w:suff w:val="space"/>
      <w:lvlText w:val="%1.%2."/>
      <w:lvlJc w:val="left"/>
      <w:pPr>
        <w:ind w:left="43" w:hanging="43"/>
      </w:pPr>
      <w:rPr>
        <w:rFonts w:ascii="Arial" w:hAnsi="Arial" w:hint="default"/>
        <w:sz w:val="24"/>
      </w:rPr>
    </w:lvl>
    <w:lvl w:ilvl="2">
      <w:start w:val="1"/>
      <w:numFmt w:val="decimal"/>
      <w:pStyle w:val="Heading3"/>
      <w:suff w:val="space"/>
      <w:lvlText w:val="%1.%2.%3."/>
      <w:lvlJc w:val="left"/>
      <w:pPr>
        <w:ind w:left="43" w:hanging="43"/>
      </w:pPr>
      <w:rPr>
        <w:rFonts w:ascii="Arial" w:hAnsi="Arial" w:hint="default"/>
        <w:sz w:val="24"/>
      </w:rPr>
    </w:lvl>
    <w:lvl w:ilvl="3">
      <w:start w:val="1"/>
      <w:numFmt w:val="decimal"/>
      <w:lvlText w:val="(%4)"/>
      <w:lvlJc w:val="left"/>
      <w:pPr>
        <w:ind w:left="619" w:hanging="43"/>
      </w:pPr>
      <w:rPr>
        <w:rFonts w:hint="default"/>
      </w:rPr>
    </w:lvl>
    <w:lvl w:ilvl="4">
      <w:start w:val="1"/>
      <w:numFmt w:val="lowerLetter"/>
      <w:lvlText w:val="(%5)"/>
      <w:lvlJc w:val="left"/>
      <w:pPr>
        <w:ind w:left="691" w:hanging="43"/>
      </w:pPr>
      <w:rPr>
        <w:rFonts w:hint="default"/>
      </w:rPr>
    </w:lvl>
    <w:lvl w:ilvl="5">
      <w:start w:val="1"/>
      <w:numFmt w:val="lowerRoman"/>
      <w:lvlText w:val="(%6)"/>
      <w:lvlJc w:val="left"/>
      <w:pPr>
        <w:ind w:left="763" w:hanging="43"/>
      </w:pPr>
      <w:rPr>
        <w:rFonts w:hint="default"/>
      </w:rPr>
    </w:lvl>
    <w:lvl w:ilvl="6">
      <w:start w:val="1"/>
      <w:numFmt w:val="decimal"/>
      <w:lvlText w:val="%7."/>
      <w:lvlJc w:val="left"/>
      <w:pPr>
        <w:ind w:left="835" w:hanging="43"/>
      </w:pPr>
      <w:rPr>
        <w:rFonts w:hint="default"/>
      </w:rPr>
    </w:lvl>
    <w:lvl w:ilvl="7">
      <w:start w:val="1"/>
      <w:numFmt w:val="lowerLetter"/>
      <w:lvlText w:val="%8."/>
      <w:lvlJc w:val="left"/>
      <w:pPr>
        <w:ind w:left="907" w:hanging="43"/>
      </w:pPr>
      <w:rPr>
        <w:rFonts w:hint="default"/>
      </w:rPr>
    </w:lvl>
    <w:lvl w:ilvl="8">
      <w:start w:val="1"/>
      <w:numFmt w:val="lowerRoman"/>
      <w:lvlText w:val="%9."/>
      <w:lvlJc w:val="left"/>
      <w:pPr>
        <w:ind w:left="979" w:hanging="43"/>
      </w:pPr>
      <w:rPr>
        <w:rFonts w:hint="default"/>
      </w:rPr>
    </w:lvl>
  </w:abstractNum>
  <w:abstractNum w:abstractNumId="18" w15:restartNumberingAfterBreak="0">
    <w:nsid w:val="769639FB"/>
    <w:multiLevelType w:val="multilevel"/>
    <w:tmpl w:val="2C48190A"/>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9DA7507"/>
    <w:multiLevelType w:val="multilevel"/>
    <w:tmpl w:val="7B94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0"/>
  </w:num>
  <w:num w:numId="4">
    <w:abstractNumId w:val="17"/>
    <w:lvlOverride w:ilvl="0">
      <w:lvl w:ilvl="0">
        <w:start w:val="1"/>
        <w:numFmt w:val="decimal"/>
        <w:pStyle w:val="Heading1"/>
        <w:suff w:val="space"/>
        <w:lvlText w:val="%1."/>
        <w:lvlJc w:val="left"/>
        <w:pPr>
          <w:ind w:left="2383" w:hanging="43"/>
        </w:pPr>
        <w:rPr>
          <w:rFonts w:ascii="Arial" w:hAnsi="Arial" w:hint="default"/>
          <w:sz w:val="32"/>
          <w:szCs w:val="32"/>
        </w:rPr>
      </w:lvl>
    </w:lvlOverride>
    <w:lvlOverride w:ilvl="0"/>
  </w:num>
  <w:num w:numId="5">
    <w:abstractNumId w:val="6"/>
  </w:num>
  <w:num w:numId="6">
    <w:abstractNumId w:val="19"/>
  </w:num>
  <w:num w:numId="7">
    <w:abstractNumId w:val="17"/>
  </w:num>
  <w:num w:numId="8">
    <w:abstractNumId w:val="17"/>
  </w:num>
  <w:num w:numId="9">
    <w:abstractNumId w:val="17"/>
  </w:num>
  <w:num w:numId="10">
    <w:abstractNumId w:val="17"/>
  </w:num>
  <w:num w:numId="11">
    <w:abstractNumId w:val="17"/>
  </w:num>
  <w:num w:numId="12">
    <w:abstractNumId w:val="17"/>
  </w:num>
  <w:num w:numId="13">
    <w:abstractNumId w:val="14"/>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5"/>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lvlOverride w:ilvl="0">
      <w:startOverride w:val="3"/>
    </w:lvlOverride>
  </w:num>
  <w:num w:numId="29">
    <w:abstractNumId w:val="15"/>
  </w:num>
  <w:num w:numId="30">
    <w:abstractNumId w:val="16"/>
  </w:num>
  <w:num w:numId="31">
    <w:abstractNumId w:val="18"/>
  </w:num>
  <w:num w:numId="32">
    <w:abstractNumId w:val="9"/>
  </w:num>
  <w:num w:numId="33">
    <w:abstractNumId w:val="11"/>
  </w:num>
  <w:num w:numId="34">
    <w:abstractNumId w:val="8"/>
  </w:num>
  <w:num w:numId="35">
    <w:abstractNumId w:val="8"/>
  </w:num>
  <w:num w:numId="36">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D57"/>
    <w:rsid w:val="000324B3"/>
    <w:rsid w:val="00032C69"/>
    <w:rsid w:val="00050714"/>
    <w:rsid w:val="00065178"/>
    <w:rsid w:val="000A3F25"/>
    <w:rsid w:val="000C1CF4"/>
    <w:rsid w:val="000C58FF"/>
    <w:rsid w:val="000C74B2"/>
    <w:rsid w:val="000E57CD"/>
    <w:rsid w:val="000F364E"/>
    <w:rsid w:val="001267B1"/>
    <w:rsid w:val="00140A70"/>
    <w:rsid w:val="0016378B"/>
    <w:rsid w:val="001677D9"/>
    <w:rsid w:val="00190A45"/>
    <w:rsid w:val="00193769"/>
    <w:rsid w:val="0019538E"/>
    <w:rsid w:val="00196E7D"/>
    <w:rsid w:val="001B10F6"/>
    <w:rsid w:val="001E2AC5"/>
    <w:rsid w:val="001E5457"/>
    <w:rsid w:val="001F5AD1"/>
    <w:rsid w:val="001F6352"/>
    <w:rsid w:val="002039EE"/>
    <w:rsid w:val="00231E2A"/>
    <w:rsid w:val="002326AA"/>
    <w:rsid w:val="00255EDB"/>
    <w:rsid w:val="0026159B"/>
    <w:rsid w:val="002724FC"/>
    <w:rsid w:val="00272E71"/>
    <w:rsid w:val="002A4B4F"/>
    <w:rsid w:val="002B5A72"/>
    <w:rsid w:val="002C3590"/>
    <w:rsid w:val="002D1D3E"/>
    <w:rsid w:val="002D3470"/>
    <w:rsid w:val="002D6911"/>
    <w:rsid w:val="002E66F4"/>
    <w:rsid w:val="002F741A"/>
    <w:rsid w:val="00305F60"/>
    <w:rsid w:val="00312430"/>
    <w:rsid w:val="00333A76"/>
    <w:rsid w:val="0033685F"/>
    <w:rsid w:val="003751D9"/>
    <w:rsid w:val="00412F43"/>
    <w:rsid w:val="00413489"/>
    <w:rsid w:val="004327CC"/>
    <w:rsid w:val="0045480B"/>
    <w:rsid w:val="00456D34"/>
    <w:rsid w:val="004571E7"/>
    <w:rsid w:val="004A199F"/>
    <w:rsid w:val="004A27EA"/>
    <w:rsid w:val="004B7DE6"/>
    <w:rsid w:val="004E4F02"/>
    <w:rsid w:val="004F2AC9"/>
    <w:rsid w:val="004F467C"/>
    <w:rsid w:val="005062FD"/>
    <w:rsid w:val="0052055C"/>
    <w:rsid w:val="005526E8"/>
    <w:rsid w:val="00566298"/>
    <w:rsid w:val="005865A5"/>
    <w:rsid w:val="005A6CC0"/>
    <w:rsid w:val="005B39C4"/>
    <w:rsid w:val="005B62C5"/>
    <w:rsid w:val="005D2662"/>
    <w:rsid w:val="005D684C"/>
    <w:rsid w:val="005D7E81"/>
    <w:rsid w:val="005E7584"/>
    <w:rsid w:val="00632C3B"/>
    <w:rsid w:val="00642D12"/>
    <w:rsid w:val="00644160"/>
    <w:rsid w:val="00645017"/>
    <w:rsid w:val="00653A0C"/>
    <w:rsid w:val="00682A08"/>
    <w:rsid w:val="00694D79"/>
    <w:rsid w:val="006A519B"/>
    <w:rsid w:val="006A5DBA"/>
    <w:rsid w:val="006B1DE1"/>
    <w:rsid w:val="006B33B2"/>
    <w:rsid w:val="006B3C2A"/>
    <w:rsid w:val="006C7879"/>
    <w:rsid w:val="006F58CD"/>
    <w:rsid w:val="00736F04"/>
    <w:rsid w:val="00750AC8"/>
    <w:rsid w:val="00777544"/>
    <w:rsid w:val="00786A18"/>
    <w:rsid w:val="007B42B5"/>
    <w:rsid w:val="007B4427"/>
    <w:rsid w:val="007D4C5D"/>
    <w:rsid w:val="007E0CDC"/>
    <w:rsid w:val="00831067"/>
    <w:rsid w:val="00851F85"/>
    <w:rsid w:val="00865897"/>
    <w:rsid w:val="00871083"/>
    <w:rsid w:val="00873023"/>
    <w:rsid w:val="00890EBD"/>
    <w:rsid w:val="008B5D40"/>
    <w:rsid w:val="008C6F8D"/>
    <w:rsid w:val="009009C1"/>
    <w:rsid w:val="00912B13"/>
    <w:rsid w:val="00920D46"/>
    <w:rsid w:val="009224AC"/>
    <w:rsid w:val="009356BA"/>
    <w:rsid w:val="009561DA"/>
    <w:rsid w:val="009B0A63"/>
    <w:rsid w:val="009D2969"/>
    <w:rsid w:val="009D46F5"/>
    <w:rsid w:val="009D4FE0"/>
    <w:rsid w:val="009E53F2"/>
    <w:rsid w:val="009F0B60"/>
    <w:rsid w:val="009F17B5"/>
    <w:rsid w:val="00A15C2B"/>
    <w:rsid w:val="00A20F89"/>
    <w:rsid w:val="00A35491"/>
    <w:rsid w:val="00A43A04"/>
    <w:rsid w:val="00A45379"/>
    <w:rsid w:val="00A55293"/>
    <w:rsid w:val="00A610A4"/>
    <w:rsid w:val="00AA4823"/>
    <w:rsid w:val="00AA6E8B"/>
    <w:rsid w:val="00AC0D57"/>
    <w:rsid w:val="00AD0765"/>
    <w:rsid w:val="00AD5DC7"/>
    <w:rsid w:val="00AE5C5C"/>
    <w:rsid w:val="00AE6DDE"/>
    <w:rsid w:val="00B06D05"/>
    <w:rsid w:val="00B1405F"/>
    <w:rsid w:val="00B23FB5"/>
    <w:rsid w:val="00B25D84"/>
    <w:rsid w:val="00B3576D"/>
    <w:rsid w:val="00B36910"/>
    <w:rsid w:val="00B40796"/>
    <w:rsid w:val="00B43C09"/>
    <w:rsid w:val="00B563A7"/>
    <w:rsid w:val="00B8133A"/>
    <w:rsid w:val="00B85653"/>
    <w:rsid w:val="00BA5496"/>
    <w:rsid w:val="00BA5B98"/>
    <w:rsid w:val="00BB1ADA"/>
    <w:rsid w:val="00BB6EB1"/>
    <w:rsid w:val="00BC43AA"/>
    <w:rsid w:val="00BE57D7"/>
    <w:rsid w:val="00C01701"/>
    <w:rsid w:val="00C2035B"/>
    <w:rsid w:val="00C26C21"/>
    <w:rsid w:val="00C46133"/>
    <w:rsid w:val="00C47B45"/>
    <w:rsid w:val="00C57D33"/>
    <w:rsid w:val="00C720DA"/>
    <w:rsid w:val="00C916DA"/>
    <w:rsid w:val="00CB08CC"/>
    <w:rsid w:val="00CC5448"/>
    <w:rsid w:val="00CE5AD2"/>
    <w:rsid w:val="00CF4F00"/>
    <w:rsid w:val="00D00645"/>
    <w:rsid w:val="00D00827"/>
    <w:rsid w:val="00D10D5F"/>
    <w:rsid w:val="00D177D7"/>
    <w:rsid w:val="00D213D5"/>
    <w:rsid w:val="00D22E79"/>
    <w:rsid w:val="00D67B7B"/>
    <w:rsid w:val="00D72DD3"/>
    <w:rsid w:val="00D765D9"/>
    <w:rsid w:val="00DA08F8"/>
    <w:rsid w:val="00DA6E32"/>
    <w:rsid w:val="00DE2CE8"/>
    <w:rsid w:val="00E120EC"/>
    <w:rsid w:val="00E1225E"/>
    <w:rsid w:val="00E154E1"/>
    <w:rsid w:val="00E26CC9"/>
    <w:rsid w:val="00E431BD"/>
    <w:rsid w:val="00E51459"/>
    <w:rsid w:val="00E532AF"/>
    <w:rsid w:val="00E838F2"/>
    <w:rsid w:val="00E910F7"/>
    <w:rsid w:val="00EA52EF"/>
    <w:rsid w:val="00EA6019"/>
    <w:rsid w:val="00EB20C5"/>
    <w:rsid w:val="00EC2EE4"/>
    <w:rsid w:val="00ED14C1"/>
    <w:rsid w:val="00ED2482"/>
    <w:rsid w:val="00ED6EDC"/>
    <w:rsid w:val="00EE1630"/>
    <w:rsid w:val="00EF4B9D"/>
    <w:rsid w:val="00F10138"/>
    <w:rsid w:val="00F13B00"/>
    <w:rsid w:val="00F2217B"/>
    <w:rsid w:val="00F23725"/>
    <w:rsid w:val="00F304DA"/>
    <w:rsid w:val="00F34E05"/>
    <w:rsid w:val="00F431FB"/>
    <w:rsid w:val="00F44471"/>
    <w:rsid w:val="00F46DA6"/>
    <w:rsid w:val="00F60A20"/>
    <w:rsid w:val="00F65EB4"/>
    <w:rsid w:val="00F6799C"/>
    <w:rsid w:val="00F7103C"/>
    <w:rsid w:val="00F719BD"/>
    <w:rsid w:val="00F73B5D"/>
    <w:rsid w:val="00F748A1"/>
    <w:rsid w:val="00F8096F"/>
    <w:rsid w:val="00F81340"/>
    <w:rsid w:val="00F87FF8"/>
    <w:rsid w:val="00F9191B"/>
    <w:rsid w:val="00F96124"/>
    <w:rsid w:val="00FA0140"/>
    <w:rsid w:val="00FA031F"/>
    <w:rsid w:val="00FB59AC"/>
    <w:rsid w:val="00FC2D75"/>
    <w:rsid w:val="00FD12E4"/>
    <w:rsid w:val="00FE3ABB"/>
    <w:rsid w:val="00FE5701"/>
    <w:rsid w:val="00FF0097"/>
    <w:rsid w:val="0163FAC5"/>
    <w:rsid w:val="01C024A2"/>
    <w:rsid w:val="01C0E05B"/>
    <w:rsid w:val="01C52768"/>
    <w:rsid w:val="0232BB23"/>
    <w:rsid w:val="029C3F43"/>
    <w:rsid w:val="02C98DBA"/>
    <w:rsid w:val="02E9D859"/>
    <w:rsid w:val="030BF15A"/>
    <w:rsid w:val="04183731"/>
    <w:rsid w:val="043FAAE5"/>
    <w:rsid w:val="0490296A"/>
    <w:rsid w:val="04DE42F8"/>
    <w:rsid w:val="05AE23E4"/>
    <w:rsid w:val="07EA7A93"/>
    <w:rsid w:val="081B408F"/>
    <w:rsid w:val="0940F9A5"/>
    <w:rsid w:val="09B710F0"/>
    <w:rsid w:val="0BC132E7"/>
    <w:rsid w:val="0CE28D70"/>
    <w:rsid w:val="0E8A8213"/>
    <w:rsid w:val="0EC3DBB8"/>
    <w:rsid w:val="1033FFEA"/>
    <w:rsid w:val="10358023"/>
    <w:rsid w:val="1048FE17"/>
    <w:rsid w:val="10C6F4D6"/>
    <w:rsid w:val="11430944"/>
    <w:rsid w:val="11A7F3C1"/>
    <w:rsid w:val="12DBFC6D"/>
    <w:rsid w:val="13407A6D"/>
    <w:rsid w:val="13CB86F1"/>
    <w:rsid w:val="1470C35B"/>
    <w:rsid w:val="15675752"/>
    <w:rsid w:val="15F6B00A"/>
    <w:rsid w:val="163F8A6B"/>
    <w:rsid w:val="165B1A45"/>
    <w:rsid w:val="16ECCBF5"/>
    <w:rsid w:val="17095EF8"/>
    <w:rsid w:val="170B1539"/>
    <w:rsid w:val="18A6E59A"/>
    <w:rsid w:val="193DB5D3"/>
    <w:rsid w:val="19C6C4F3"/>
    <w:rsid w:val="1A63009A"/>
    <w:rsid w:val="1AF5E2B5"/>
    <w:rsid w:val="1BE4CE7C"/>
    <w:rsid w:val="1C093D71"/>
    <w:rsid w:val="1CE38426"/>
    <w:rsid w:val="1D612E60"/>
    <w:rsid w:val="1E4274F3"/>
    <w:rsid w:val="1ED7206D"/>
    <w:rsid w:val="1FA92935"/>
    <w:rsid w:val="204463C4"/>
    <w:rsid w:val="207238DC"/>
    <w:rsid w:val="20E8036F"/>
    <w:rsid w:val="2164606B"/>
    <w:rsid w:val="21E965CA"/>
    <w:rsid w:val="22A65B31"/>
    <w:rsid w:val="2630B19D"/>
    <w:rsid w:val="27126054"/>
    <w:rsid w:val="29E3BE81"/>
    <w:rsid w:val="2B714DA4"/>
    <w:rsid w:val="2C5D0C06"/>
    <w:rsid w:val="2CCF44BC"/>
    <w:rsid w:val="2EBE1D57"/>
    <w:rsid w:val="2EE8F576"/>
    <w:rsid w:val="2F1B1011"/>
    <w:rsid w:val="2F93F4EE"/>
    <w:rsid w:val="2FC2E362"/>
    <w:rsid w:val="3094648E"/>
    <w:rsid w:val="333E8640"/>
    <w:rsid w:val="3395CEC9"/>
    <w:rsid w:val="3485EB43"/>
    <w:rsid w:val="3739EA9B"/>
    <w:rsid w:val="38AD07EB"/>
    <w:rsid w:val="3A2C0976"/>
    <w:rsid w:val="3BA54472"/>
    <w:rsid w:val="3BAD082A"/>
    <w:rsid w:val="3BD23A6D"/>
    <w:rsid w:val="3C1D24DA"/>
    <w:rsid w:val="3C305CCD"/>
    <w:rsid w:val="3D2A87F7"/>
    <w:rsid w:val="3E7206F3"/>
    <w:rsid w:val="3F144AC3"/>
    <w:rsid w:val="4052F6E2"/>
    <w:rsid w:val="40971CB8"/>
    <w:rsid w:val="411FC643"/>
    <w:rsid w:val="42689C9F"/>
    <w:rsid w:val="44407F77"/>
    <w:rsid w:val="444BF4E8"/>
    <w:rsid w:val="44C6AEAF"/>
    <w:rsid w:val="44D3132D"/>
    <w:rsid w:val="46FDF0C4"/>
    <w:rsid w:val="48911C2A"/>
    <w:rsid w:val="4990F9BF"/>
    <w:rsid w:val="4BCF7AB9"/>
    <w:rsid w:val="4C4FA94C"/>
    <w:rsid w:val="4C537EE2"/>
    <w:rsid w:val="4C7EFBBD"/>
    <w:rsid w:val="4DDEB9F1"/>
    <w:rsid w:val="4E11D3DA"/>
    <w:rsid w:val="4E8621DA"/>
    <w:rsid w:val="4EA66C79"/>
    <w:rsid w:val="4EF5F5DE"/>
    <w:rsid w:val="4F03F44D"/>
    <w:rsid w:val="4F3688D4"/>
    <w:rsid w:val="50B95C4A"/>
    <w:rsid w:val="5353B490"/>
    <w:rsid w:val="536129F4"/>
    <w:rsid w:val="547D793B"/>
    <w:rsid w:val="553FF938"/>
    <w:rsid w:val="5562CEE0"/>
    <w:rsid w:val="576A4E9C"/>
    <w:rsid w:val="5820454B"/>
    <w:rsid w:val="5A147CA4"/>
    <w:rsid w:val="5A5D1DDD"/>
    <w:rsid w:val="5ADCE213"/>
    <w:rsid w:val="5BC09702"/>
    <w:rsid w:val="5D411614"/>
    <w:rsid w:val="5D53E33C"/>
    <w:rsid w:val="5D5559AB"/>
    <w:rsid w:val="5F308F00"/>
    <w:rsid w:val="5F881B11"/>
    <w:rsid w:val="608E4AFB"/>
    <w:rsid w:val="60CC585F"/>
    <w:rsid w:val="612E7AA7"/>
    <w:rsid w:val="617A58F7"/>
    <w:rsid w:val="62C7A959"/>
    <w:rsid w:val="62F88973"/>
    <w:rsid w:val="6313F9AE"/>
    <w:rsid w:val="6507BB69"/>
    <w:rsid w:val="66913E5D"/>
    <w:rsid w:val="66EB1F88"/>
    <w:rsid w:val="67293FB4"/>
    <w:rsid w:val="67574A22"/>
    <w:rsid w:val="68F1EEE2"/>
    <w:rsid w:val="693E0D1F"/>
    <w:rsid w:val="6963CA09"/>
    <w:rsid w:val="6972C556"/>
    <w:rsid w:val="6BA5684E"/>
    <w:rsid w:val="6C5A43DD"/>
    <w:rsid w:val="6EDD0910"/>
    <w:rsid w:val="6FA76486"/>
    <w:rsid w:val="6FF81E8D"/>
    <w:rsid w:val="702B96A8"/>
    <w:rsid w:val="710A3F25"/>
    <w:rsid w:val="71B875FD"/>
    <w:rsid w:val="720EBAE3"/>
    <w:rsid w:val="756572F1"/>
    <w:rsid w:val="76847EEB"/>
    <w:rsid w:val="76E81AF5"/>
    <w:rsid w:val="7818E84C"/>
    <w:rsid w:val="795C1E6F"/>
    <w:rsid w:val="7A4749AA"/>
    <w:rsid w:val="7B50890E"/>
    <w:rsid w:val="7C13FAFB"/>
    <w:rsid w:val="7C987CCF"/>
    <w:rsid w:val="7D37F153"/>
    <w:rsid w:val="7DAFCB5C"/>
    <w:rsid w:val="7DB0C0B6"/>
    <w:rsid w:val="7EF32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4A1A7B"/>
  <w15:docId w15:val="{5F135845-B973-43EF-A9FE-4312A0C22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2662"/>
  </w:style>
  <w:style w:type="paragraph" w:styleId="Heading1">
    <w:name w:val="heading 1"/>
    <w:basedOn w:val="Heading3"/>
    <w:next w:val="Normal"/>
    <w:qFormat/>
    <w:rsid w:val="006B3C2A"/>
    <w:pPr>
      <w:numPr>
        <w:ilvl w:val="0"/>
      </w:numPr>
      <w:ind w:left="403"/>
      <w:outlineLvl w:val="0"/>
    </w:pPr>
  </w:style>
  <w:style w:type="paragraph" w:styleId="Heading2">
    <w:name w:val="heading 2"/>
    <w:basedOn w:val="Normal"/>
    <w:next w:val="Normal"/>
    <w:qFormat/>
    <w:rsid w:val="006B3C2A"/>
    <w:pPr>
      <w:keepNext/>
      <w:numPr>
        <w:ilvl w:val="1"/>
        <w:numId w:val="4"/>
      </w:numPr>
      <w:spacing w:before="240" w:after="60"/>
      <w:ind w:left="475"/>
      <w:outlineLvl w:val="1"/>
    </w:pPr>
    <w:rPr>
      <w:rFonts w:ascii="Arial" w:hAnsi="Arial" w:cs="Arial"/>
      <w:b/>
      <w:bCs/>
      <w:iCs/>
      <w:sz w:val="24"/>
      <w:szCs w:val="28"/>
    </w:rPr>
  </w:style>
  <w:style w:type="paragraph" w:styleId="Heading3">
    <w:name w:val="heading 3"/>
    <w:basedOn w:val="Normal"/>
    <w:next w:val="Normal"/>
    <w:autoRedefine/>
    <w:qFormat/>
    <w:rsid w:val="005526E8"/>
    <w:pPr>
      <w:keepNext/>
      <w:numPr>
        <w:ilvl w:val="2"/>
        <w:numId w:val="4"/>
      </w:numPr>
      <w:spacing w:before="240" w:after="60" w:line="276" w:lineRule="auto"/>
      <w:ind w:left="0" w:firstLine="0"/>
      <w:outlineLvl w:val="2"/>
    </w:pPr>
    <w:rPr>
      <w:b/>
      <w:bCs/>
      <w:sz w:val="24"/>
      <w:szCs w:val="24"/>
    </w:rPr>
  </w:style>
  <w:style w:type="paragraph" w:styleId="Heading4">
    <w:name w:val="heading 4"/>
    <w:basedOn w:val="Normal"/>
    <w:next w:val="Normal"/>
    <w:qFormat/>
    <w:rsid w:val="00196E7D"/>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Title">
    <w:name w:val="Main Title"/>
    <w:basedOn w:val="Normal"/>
    <w:rsid w:val="005D2662"/>
    <w:pPr>
      <w:widowControl w:val="0"/>
      <w:spacing w:before="480" w:after="60"/>
      <w:jc w:val="center"/>
    </w:pPr>
    <w:rPr>
      <w:rFonts w:ascii="Arial" w:hAnsi="Arial"/>
      <w:b/>
      <w:kern w:val="28"/>
      <w:sz w:val="32"/>
    </w:rPr>
  </w:style>
  <w:style w:type="paragraph" w:customStyle="1" w:styleId="InfoBlue">
    <w:name w:val="InfoBlue"/>
    <w:basedOn w:val="Normal"/>
    <w:next w:val="BodyText"/>
    <w:rsid w:val="005D2662"/>
    <w:pPr>
      <w:widowControl w:val="0"/>
      <w:spacing w:after="120" w:line="240" w:lineRule="atLeast"/>
      <w:ind w:left="720"/>
    </w:pPr>
    <w:rPr>
      <w:i/>
      <w:color w:val="0000FF"/>
    </w:rPr>
  </w:style>
  <w:style w:type="paragraph" w:styleId="BodyText">
    <w:name w:val="Body Text"/>
    <w:basedOn w:val="Normal"/>
    <w:link w:val="BodyTextChar"/>
    <w:rsid w:val="005D2662"/>
    <w:pPr>
      <w:spacing w:after="120"/>
    </w:pPr>
  </w:style>
  <w:style w:type="paragraph" w:styleId="Header">
    <w:name w:val="header"/>
    <w:basedOn w:val="Normal"/>
    <w:rsid w:val="005D2662"/>
    <w:pPr>
      <w:tabs>
        <w:tab w:val="center" w:pos="4320"/>
        <w:tab w:val="right" w:pos="8640"/>
      </w:tabs>
    </w:pPr>
  </w:style>
  <w:style w:type="paragraph" w:styleId="Footer">
    <w:name w:val="footer"/>
    <w:basedOn w:val="Normal"/>
    <w:rsid w:val="005D2662"/>
    <w:pPr>
      <w:tabs>
        <w:tab w:val="center" w:pos="4320"/>
        <w:tab w:val="right" w:pos="8640"/>
      </w:tabs>
    </w:pPr>
  </w:style>
  <w:style w:type="paragraph" w:customStyle="1" w:styleId="BodyText1">
    <w:name w:val="Body Text1"/>
    <w:rsid w:val="005D2662"/>
    <w:pPr>
      <w:keepLines/>
      <w:spacing w:after="120" w:line="220" w:lineRule="atLeast"/>
    </w:pPr>
    <w:rPr>
      <w:lang w:val="en-GB"/>
    </w:rPr>
  </w:style>
  <w:style w:type="character" w:styleId="Strong">
    <w:name w:val="Strong"/>
    <w:basedOn w:val="DefaultParagraphFont"/>
    <w:qFormat/>
    <w:rsid w:val="005D2662"/>
    <w:rPr>
      <w:b/>
    </w:rPr>
  </w:style>
  <w:style w:type="character" w:styleId="PageNumber">
    <w:name w:val="page number"/>
    <w:basedOn w:val="DefaultParagraphFont"/>
    <w:rsid w:val="005D2662"/>
  </w:style>
  <w:style w:type="paragraph" w:styleId="Title">
    <w:name w:val="Title"/>
    <w:basedOn w:val="Normal"/>
    <w:next w:val="Normal"/>
    <w:qFormat/>
    <w:rsid w:val="005D2662"/>
    <w:pPr>
      <w:widowControl w:val="0"/>
      <w:jc w:val="center"/>
    </w:pPr>
    <w:rPr>
      <w:rFonts w:ascii="Arial" w:hAnsi="Arial"/>
      <w:b/>
      <w:sz w:val="36"/>
    </w:rPr>
  </w:style>
  <w:style w:type="paragraph" w:customStyle="1" w:styleId="sectitile">
    <w:name w:val="sectitile"/>
    <w:rsid w:val="005D2662"/>
    <w:pPr>
      <w:tabs>
        <w:tab w:val="right" w:leader="underscore" w:pos="10080"/>
      </w:tabs>
      <w:overflowPunct w:val="0"/>
      <w:autoSpaceDE w:val="0"/>
      <w:autoSpaceDN w:val="0"/>
      <w:adjustRightInd w:val="0"/>
      <w:jc w:val="both"/>
      <w:textAlignment w:val="baseline"/>
    </w:pPr>
    <w:rPr>
      <w:rFonts w:ascii="CG Times (W1)" w:hAnsi="CG Times (W1)"/>
      <w:b/>
    </w:rPr>
  </w:style>
  <w:style w:type="paragraph" w:customStyle="1" w:styleId="Tabletext">
    <w:name w:val="Tabletext"/>
    <w:basedOn w:val="Normal"/>
    <w:rsid w:val="005D2662"/>
    <w:pPr>
      <w:keepLines/>
      <w:widowControl w:val="0"/>
      <w:spacing w:after="120" w:line="240" w:lineRule="atLeast"/>
    </w:pPr>
  </w:style>
  <w:style w:type="paragraph" w:customStyle="1" w:styleId="TableText0">
    <w:name w:val="Table Text"/>
    <w:basedOn w:val="Normal"/>
    <w:rsid w:val="005D2662"/>
    <w:rPr>
      <w:rFonts w:ascii="Arial" w:hAnsi="Arial"/>
      <w:noProof/>
    </w:rPr>
  </w:style>
  <w:style w:type="paragraph" w:styleId="DocumentMap">
    <w:name w:val="Document Map"/>
    <w:basedOn w:val="Normal"/>
    <w:semiHidden/>
    <w:rsid w:val="005D2662"/>
    <w:pPr>
      <w:shd w:val="clear" w:color="auto" w:fill="000080"/>
    </w:pPr>
    <w:rPr>
      <w:rFonts w:ascii="Tahoma" w:hAnsi="Tahoma" w:cs="Tahoma"/>
    </w:rPr>
  </w:style>
  <w:style w:type="paragraph" w:styleId="TOC1">
    <w:name w:val="toc 1"/>
    <w:basedOn w:val="Normal"/>
    <w:next w:val="Normal"/>
    <w:autoRedefine/>
    <w:uiPriority w:val="39"/>
    <w:qFormat/>
    <w:rsid w:val="005D2662"/>
    <w:pPr>
      <w:spacing w:before="120" w:after="120"/>
    </w:pPr>
    <w:rPr>
      <w:rFonts w:ascii="Calibri" w:hAnsi="Calibri" w:cs="Calibri"/>
      <w:b/>
      <w:bCs/>
      <w:caps/>
    </w:rPr>
  </w:style>
  <w:style w:type="paragraph" w:styleId="TOC2">
    <w:name w:val="toc 2"/>
    <w:basedOn w:val="Normal"/>
    <w:next w:val="Normal"/>
    <w:autoRedefine/>
    <w:uiPriority w:val="39"/>
    <w:qFormat/>
    <w:rsid w:val="005D2662"/>
    <w:pPr>
      <w:ind w:left="200"/>
    </w:pPr>
    <w:rPr>
      <w:rFonts w:ascii="Calibri" w:hAnsi="Calibri" w:cs="Calibri"/>
      <w:smallCaps/>
    </w:rPr>
  </w:style>
  <w:style w:type="paragraph" w:styleId="TOC3">
    <w:name w:val="toc 3"/>
    <w:basedOn w:val="Normal"/>
    <w:next w:val="Normal"/>
    <w:autoRedefine/>
    <w:uiPriority w:val="39"/>
    <w:qFormat/>
    <w:rsid w:val="005062FD"/>
    <w:pPr>
      <w:ind w:left="400"/>
    </w:pPr>
    <w:rPr>
      <w:rFonts w:ascii="Calibri" w:hAnsi="Calibri" w:cs="Calibri"/>
      <w:i/>
      <w:iCs/>
    </w:rPr>
  </w:style>
  <w:style w:type="paragraph" w:styleId="TOC4">
    <w:name w:val="toc 4"/>
    <w:basedOn w:val="Normal"/>
    <w:next w:val="Normal"/>
    <w:autoRedefine/>
    <w:semiHidden/>
    <w:rsid w:val="005D2662"/>
    <w:pPr>
      <w:ind w:left="600"/>
    </w:pPr>
    <w:rPr>
      <w:rFonts w:ascii="Calibri" w:hAnsi="Calibri" w:cs="Calibri"/>
      <w:sz w:val="18"/>
      <w:szCs w:val="18"/>
    </w:rPr>
  </w:style>
  <w:style w:type="paragraph" w:styleId="TOC5">
    <w:name w:val="toc 5"/>
    <w:basedOn w:val="Normal"/>
    <w:next w:val="Normal"/>
    <w:autoRedefine/>
    <w:semiHidden/>
    <w:rsid w:val="005D2662"/>
    <w:pPr>
      <w:ind w:left="800"/>
    </w:pPr>
    <w:rPr>
      <w:rFonts w:ascii="Calibri" w:hAnsi="Calibri" w:cs="Calibri"/>
      <w:sz w:val="18"/>
      <w:szCs w:val="18"/>
    </w:rPr>
  </w:style>
  <w:style w:type="paragraph" w:styleId="TOC6">
    <w:name w:val="toc 6"/>
    <w:basedOn w:val="Normal"/>
    <w:next w:val="Normal"/>
    <w:autoRedefine/>
    <w:semiHidden/>
    <w:rsid w:val="005D2662"/>
    <w:pPr>
      <w:ind w:left="1000"/>
    </w:pPr>
    <w:rPr>
      <w:rFonts w:ascii="Calibri" w:hAnsi="Calibri" w:cs="Calibri"/>
      <w:sz w:val="18"/>
      <w:szCs w:val="18"/>
    </w:rPr>
  </w:style>
  <w:style w:type="paragraph" w:styleId="TOC7">
    <w:name w:val="toc 7"/>
    <w:basedOn w:val="Normal"/>
    <w:next w:val="Normal"/>
    <w:autoRedefine/>
    <w:semiHidden/>
    <w:rsid w:val="005D2662"/>
    <w:pPr>
      <w:ind w:left="1200"/>
    </w:pPr>
    <w:rPr>
      <w:rFonts w:ascii="Calibri" w:hAnsi="Calibri" w:cs="Calibri"/>
      <w:sz w:val="18"/>
      <w:szCs w:val="18"/>
    </w:rPr>
  </w:style>
  <w:style w:type="paragraph" w:styleId="TOC8">
    <w:name w:val="toc 8"/>
    <w:basedOn w:val="Normal"/>
    <w:next w:val="Normal"/>
    <w:autoRedefine/>
    <w:semiHidden/>
    <w:rsid w:val="005D2662"/>
    <w:pPr>
      <w:ind w:left="1400"/>
    </w:pPr>
    <w:rPr>
      <w:rFonts w:ascii="Calibri" w:hAnsi="Calibri" w:cs="Calibri"/>
      <w:sz w:val="18"/>
      <w:szCs w:val="18"/>
    </w:rPr>
  </w:style>
  <w:style w:type="paragraph" w:styleId="TOC9">
    <w:name w:val="toc 9"/>
    <w:basedOn w:val="Normal"/>
    <w:next w:val="Normal"/>
    <w:autoRedefine/>
    <w:semiHidden/>
    <w:rsid w:val="005D2662"/>
    <w:pPr>
      <w:ind w:left="1600"/>
    </w:pPr>
    <w:rPr>
      <w:rFonts w:ascii="Calibri" w:hAnsi="Calibri" w:cs="Calibri"/>
      <w:sz w:val="18"/>
      <w:szCs w:val="18"/>
    </w:rPr>
  </w:style>
  <w:style w:type="character" w:styleId="Hyperlink">
    <w:name w:val="Hyperlink"/>
    <w:basedOn w:val="DefaultParagraphFont"/>
    <w:uiPriority w:val="99"/>
    <w:rsid w:val="005D2662"/>
    <w:rPr>
      <w:color w:val="0000FF"/>
      <w:u w:val="single"/>
    </w:rPr>
  </w:style>
  <w:style w:type="paragraph" w:styleId="BodyTextIndent">
    <w:name w:val="Body Text Indent"/>
    <w:basedOn w:val="Normal"/>
    <w:link w:val="BodyTextIndentChar"/>
    <w:rsid w:val="00312430"/>
    <w:pPr>
      <w:spacing w:after="120"/>
      <w:ind w:left="360"/>
    </w:pPr>
  </w:style>
  <w:style w:type="character" w:customStyle="1" w:styleId="BodyTextIndentChar">
    <w:name w:val="Body Text Indent Char"/>
    <w:basedOn w:val="DefaultParagraphFont"/>
    <w:link w:val="BodyTextIndent"/>
    <w:rsid w:val="00312430"/>
  </w:style>
  <w:style w:type="paragraph" w:styleId="BodyTextIndent2">
    <w:name w:val="Body Text Indent 2"/>
    <w:basedOn w:val="Normal"/>
    <w:link w:val="BodyTextIndent2Char"/>
    <w:rsid w:val="00312430"/>
    <w:pPr>
      <w:spacing w:after="120" w:line="480" w:lineRule="auto"/>
      <w:ind w:left="360"/>
    </w:pPr>
  </w:style>
  <w:style w:type="character" w:customStyle="1" w:styleId="BodyTextIndent2Char">
    <w:name w:val="Body Text Indent 2 Char"/>
    <w:basedOn w:val="DefaultParagraphFont"/>
    <w:link w:val="BodyTextIndent2"/>
    <w:rsid w:val="00312430"/>
  </w:style>
  <w:style w:type="paragraph" w:customStyle="1" w:styleId="para3">
    <w:name w:val="para3"/>
    <w:basedOn w:val="Normal"/>
    <w:rsid w:val="00312430"/>
    <w:pPr>
      <w:suppressAutoHyphens/>
      <w:spacing w:line="260" w:lineRule="atLeast"/>
      <w:ind w:left="720"/>
      <w:jc w:val="both"/>
    </w:pPr>
    <w:rPr>
      <w:rFonts w:ascii="Arial" w:hAnsi="Arial"/>
      <w:lang w:eastAsia="ar-SA"/>
    </w:rPr>
  </w:style>
  <w:style w:type="numbering" w:customStyle="1" w:styleId="Style1">
    <w:name w:val="Style1"/>
    <w:rsid w:val="005062FD"/>
    <w:pPr>
      <w:numPr>
        <w:numId w:val="1"/>
      </w:numPr>
    </w:pPr>
  </w:style>
  <w:style w:type="numbering" w:customStyle="1" w:styleId="Headings">
    <w:name w:val="Headings"/>
    <w:rsid w:val="00196E7D"/>
    <w:pPr>
      <w:numPr>
        <w:numId w:val="2"/>
      </w:numPr>
    </w:pPr>
  </w:style>
  <w:style w:type="numbering" w:customStyle="1" w:styleId="Headings2">
    <w:name w:val="Headings2"/>
    <w:rsid w:val="006B3C2A"/>
    <w:pPr>
      <w:numPr>
        <w:numId w:val="7"/>
      </w:numPr>
    </w:pPr>
  </w:style>
  <w:style w:type="paragraph" w:styleId="TOCHeading">
    <w:name w:val="TOC Heading"/>
    <w:basedOn w:val="Heading1"/>
    <w:next w:val="Normal"/>
    <w:uiPriority w:val="39"/>
    <w:semiHidden/>
    <w:unhideWhenUsed/>
    <w:qFormat/>
    <w:rsid w:val="00653A0C"/>
    <w:pPr>
      <w:keepLines/>
      <w:numPr>
        <w:numId w:val="0"/>
      </w:numPr>
      <w:spacing w:before="480" w:after="0"/>
      <w:outlineLvl w:val="9"/>
    </w:pPr>
    <w:rPr>
      <w:rFonts w:ascii="Cambria" w:hAnsi="Cambria"/>
      <w:color w:val="365F91"/>
      <w:sz w:val="28"/>
      <w:szCs w:val="28"/>
    </w:rPr>
  </w:style>
  <w:style w:type="paragraph" w:styleId="BalloonText">
    <w:name w:val="Balloon Text"/>
    <w:basedOn w:val="Normal"/>
    <w:link w:val="BalloonTextChar"/>
    <w:rsid w:val="00653A0C"/>
    <w:rPr>
      <w:rFonts w:ascii="Tahoma" w:hAnsi="Tahoma" w:cs="Tahoma"/>
      <w:sz w:val="16"/>
      <w:szCs w:val="16"/>
    </w:rPr>
  </w:style>
  <w:style w:type="character" w:customStyle="1" w:styleId="BalloonTextChar">
    <w:name w:val="Balloon Text Char"/>
    <w:basedOn w:val="DefaultParagraphFont"/>
    <w:link w:val="BalloonText"/>
    <w:rsid w:val="00653A0C"/>
    <w:rPr>
      <w:rFonts w:ascii="Tahoma" w:hAnsi="Tahoma" w:cs="Tahoma"/>
      <w:sz w:val="16"/>
      <w:szCs w:val="16"/>
    </w:rPr>
  </w:style>
  <w:style w:type="paragraph" w:customStyle="1" w:styleId="Default">
    <w:name w:val="Default"/>
    <w:rsid w:val="00BE57D7"/>
    <w:pPr>
      <w:autoSpaceDE w:val="0"/>
      <w:autoSpaceDN w:val="0"/>
      <w:adjustRightInd w:val="0"/>
    </w:pPr>
    <w:rPr>
      <w:color w:val="000000"/>
      <w:sz w:val="24"/>
      <w:szCs w:val="24"/>
    </w:rPr>
  </w:style>
  <w:style w:type="character" w:styleId="FollowedHyperlink">
    <w:name w:val="FollowedHyperlink"/>
    <w:basedOn w:val="DefaultParagraphFont"/>
    <w:semiHidden/>
    <w:unhideWhenUsed/>
    <w:rsid w:val="00C720DA"/>
    <w:rPr>
      <w:color w:val="800080" w:themeColor="followedHyperlink"/>
      <w:u w:val="single"/>
    </w:rPr>
  </w:style>
  <w:style w:type="table" w:styleId="TableGrid">
    <w:name w:val="Table Grid"/>
    <w:basedOn w:val="TableNormal"/>
    <w:rsid w:val="002D69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5A6CC0"/>
  </w:style>
  <w:style w:type="paragraph" w:styleId="ListParagraph">
    <w:name w:val="List Paragraph"/>
    <w:basedOn w:val="Normal"/>
    <w:uiPriority w:val="34"/>
    <w:qFormat/>
    <w:rsid w:val="000F364E"/>
    <w:pPr>
      <w:ind w:left="720"/>
      <w:contextualSpacing/>
    </w:pPr>
  </w:style>
  <w:style w:type="paragraph" w:customStyle="1" w:styleId="paragraph">
    <w:name w:val="paragraph"/>
    <w:basedOn w:val="Normal"/>
    <w:rsid w:val="001B10F6"/>
    <w:pPr>
      <w:spacing w:before="100" w:beforeAutospacing="1" w:after="100" w:afterAutospacing="1"/>
    </w:pPr>
    <w:rPr>
      <w:sz w:val="24"/>
      <w:szCs w:val="24"/>
    </w:rPr>
  </w:style>
  <w:style w:type="character" w:customStyle="1" w:styleId="eop">
    <w:name w:val="eop"/>
    <w:basedOn w:val="DefaultParagraphFont"/>
    <w:rsid w:val="001B10F6"/>
  </w:style>
  <w:style w:type="character" w:customStyle="1" w:styleId="normaltextrun">
    <w:name w:val="normaltextrun"/>
    <w:basedOn w:val="DefaultParagraphFont"/>
    <w:rsid w:val="001B1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95672">
      <w:bodyDiv w:val="1"/>
      <w:marLeft w:val="0"/>
      <w:marRight w:val="0"/>
      <w:marTop w:val="0"/>
      <w:marBottom w:val="0"/>
      <w:divBdr>
        <w:top w:val="none" w:sz="0" w:space="0" w:color="auto"/>
        <w:left w:val="none" w:sz="0" w:space="0" w:color="auto"/>
        <w:bottom w:val="none" w:sz="0" w:space="0" w:color="auto"/>
        <w:right w:val="none" w:sz="0" w:space="0" w:color="auto"/>
      </w:divBdr>
    </w:div>
    <w:div w:id="180898492">
      <w:bodyDiv w:val="1"/>
      <w:marLeft w:val="0"/>
      <w:marRight w:val="0"/>
      <w:marTop w:val="0"/>
      <w:marBottom w:val="0"/>
      <w:divBdr>
        <w:top w:val="none" w:sz="0" w:space="0" w:color="auto"/>
        <w:left w:val="none" w:sz="0" w:space="0" w:color="auto"/>
        <w:bottom w:val="none" w:sz="0" w:space="0" w:color="auto"/>
        <w:right w:val="none" w:sz="0" w:space="0" w:color="auto"/>
      </w:divBdr>
    </w:div>
    <w:div w:id="258294831">
      <w:bodyDiv w:val="1"/>
      <w:marLeft w:val="0"/>
      <w:marRight w:val="0"/>
      <w:marTop w:val="0"/>
      <w:marBottom w:val="0"/>
      <w:divBdr>
        <w:top w:val="none" w:sz="0" w:space="0" w:color="auto"/>
        <w:left w:val="none" w:sz="0" w:space="0" w:color="auto"/>
        <w:bottom w:val="none" w:sz="0" w:space="0" w:color="auto"/>
        <w:right w:val="none" w:sz="0" w:space="0" w:color="auto"/>
      </w:divBdr>
    </w:div>
    <w:div w:id="274022016">
      <w:bodyDiv w:val="1"/>
      <w:marLeft w:val="0"/>
      <w:marRight w:val="0"/>
      <w:marTop w:val="0"/>
      <w:marBottom w:val="0"/>
      <w:divBdr>
        <w:top w:val="none" w:sz="0" w:space="0" w:color="auto"/>
        <w:left w:val="none" w:sz="0" w:space="0" w:color="auto"/>
        <w:bottom w:val="none" w:sz="0" w:space="0" w:color="auto"/>
        <w:right w:val="none" w:sz="0" w:space="0" w:color="auto"/>
      </w:divBdr>
    </w:div>
    <w:div w:id="306012554">
      <w:bodyDiv w:val="1"/>
      <w:marLeft w:val="0"/>
      <w:marRight w:val="0"/>
      <w:marTop w:val="0"/>
      <w:marBottom w:val="0"/>
      <w:divBdr>
        <w:top w:val="none" w:sz="0" w:space="0" w:color="auto"/>
        <w:left w:val="none" w:sz="0" w:space="0" w:color="auto"/>
        <w:bottom w:val="none" w:sz="0" w:space="0" w:color="auto"/>
        <w:right w:val="none" w:sz="0" w:space="0" w:color="auto"/>
      </w:divBdr>
    </w:div>
    <w:div w:id="329260941">
      <w:bodyDiv w:val="1"/>
      <w:marLeft w:val="0"/>
      <w:marRight w:val="0"/>
      <w:marTop w:val="0"/>
      <w:marBottom w:val="0"/>
      <w:divBdr>
        <w:top w:val="none" w:sz="0" w:space="0" w:color="auto"/>
        <w:left w:val="none" w:sz="0" w:space="0" w:color="auto"/>
        <w:bottom w:val="none" w:sz="0" w:space="0" w:color="auto"/>
        <w:right w:val="none" w:sz="0" w:space="0" w:color="auto"/>
      </w:divBdr>
    </w:div>
    <w:div w:id="365764798">
      <w:bodyDiv w:val="1"/>
      <w:marLeft w:val="0"/>
      <w:marRight w:val="0"/>
      <w:marTop w:val="0"/>
      <w:marBottom w:val="0"/>
      <w:divBdr>
        <w:top w:val="none" w:sz="0" w:space="0" w:color="auto"/>
        <w:left w:val="none" w:sz="0" w:space="0" w:color="auto"/>
        <w:bottom w:val="none" w:sz="0" w:space="0" w:color="auto"/>
        <w:right w:val="none" w:sz="0" w:space="0" w:color="auto"/>
      </w:divBdr>
    </w:div>
    <w:div w:id="433787158">
      <w:bodyDiv w:val="1"/>
      <w:marLeft w:val="0"/>
      <w:marRight w:val="0"/>
      <w:marTop w:val="0"/>
      <w:marBottom w:val="0"/>
      <w:divBdr>
        <w:top w:val="none" w:sz="0" w:space="0" w:color="auto"/>
        <w:left w:val="none" w:sz="0" w:space="0" w:color="auto"/>
        <w:bottom w:val="none" w:sz="0" w:space="0" w:color="auto"/>
        <w:right w:val="none" w:sz="0" w:space="0" w:color="auto"/>
      </w:divBdr>
    </w:div>
    <w:div w:id="546918783">
      <w:bodyDiv w:val="1"/>
      <w:marLeft w:val="0"/>
      <w:marRight w:val="0"/>
      <w:marTop w:val="0"/>
      <w:marBottom w:val="0"/>
      <w:divBdr>
        <w:top w:val="none" w:sz="0" w:space="0" w:color="auto"/>
        <w:left w:val="none" w:sz="0" w:space="0" w:color="auto"/>
        <w:bottom w:val="none" w:sz="0" w:space="0" w:color="auto"/>
        <w:right w:val="none" w:sz="0" w:space="0" w:color="auto"/>
      </w:divBdr>
    </w:div>
    <w:div w:id="759259688">
      <w:bodyDiv w:val="1"/>
      <w:marLeft w:val="0"/>
      <w:marRight w:val="0"/>
      <w:marTop w:val="0"/>
      <w:marBottom w:val="0"/>
      <w:divBdr>
        <w:top w:val="none" w:sz="0" w:space="0" w:color="auto"/>
        <w:left w:val="none" w:sz="0" w:space="0" w:color="auto"/>
        <w:bottom w:val="none" w:sz="0" w:space="0" w:color="auto"/>
        <w:right w:val="none" w:sz="0" w:space="0" w:color="auto"/>
      </w:divBdr>
    </w:div>
    <w:div w:id="794446461">
      <w:bodyDiv w:val="1"/>
      <w:marLeft w:val="0"/>
      <w:marRight w:val="0"/>
      <w:marTop w:val="0"/>
      <w:marBottom w:val="0"/>
      <w:divBdr>
        <w:top w:val="none" w:sz="0" w:space="0" w:color="auto"/>
        <w:left w:val="none" w:sz="0" w:space="0" w:color="auto"/>
        <w:bottom w:val="none" w:sz="0" w:space="0" w:color="auto"/>
        <w:right w:val="none" w:sz="0" w:space="0" w:color="auto"/>
      </w:divBdr>
      <w:divsChild>
        <w:div w:id="1612319072">
          <w:marLeft w:val="0"/>
          <w:marRight w:val="0"/>
          <w:marTop w:val="0"/>
          <w:marBottom w:val="0"/>
          <w:divBdr>
            <w:top w:val="none" w:sz="0" w:space="0" w:color="auto"/>
            <w:left w:val="none" w:sz="0" w:space="0" w:color="auto"/>
            <w:bottom w:val="none" w:sz="0" w:space="0" w:color="auto"/>
            <w:right w:val="none" w:sz="0" w:space="0" w:color="auto"/>
          </w:divBdr>
          <w:divsChild>
            <w:div w:id="910508956">
              <w:marLeft w:val="0"/>
              <w:marRight w:val="0"/>
              <w:marTop w:val="0"/>
              <w:marBottom w:val="0"/>
              <w:divBdr>
                <w:top w:val="none" w:sz="0" w:space="0" w:color="auto"/>
                <w:left w:val="none" w:sz="0" w:space="0" w:color="auto"/>
                <w:bottom w:val="none" w:sz="0" w:space="0" w:color="auto"/>
                <w:right w:val="none" w:sz="0" w:space="0" w:color="auto"/>
              </w:divBdr>
              <w:divsChild>
                <w:div w:id="18272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26109">
      <w:bodyDiv w:val="1"/>
      <w:marLeft w:val="0"/>
      <w:marRight w:val="0"/>
      <w:marTop w:val="0"/>
      <w:marBottom w:val="0"/>
      <w:divBdr>
        <w:top w:val="none" w:sz="0" w:space="0" w:color="auto"/>
        <w:left w:val="none" w:sz="0" w:space="0" w:color="auto"/>
        <w:bottom w:val="none" w:sz="0" w:space="0" w:color="auto"/>
        <w:right w:val="none" w:sz="0" w:space="0" w:color="auto"/>
      </w:divBdr>
    </w:div>
    <w:div w:id="860315536">
      <w:bodyDiv w:val="1"/>
      <w:marLeft w:val="0"/>
      <w:marRight w:val="0"/>
      <w:marTop w:val="0"/>
      <w:marBottom w:val="0"/>
      <w:divBdr>
        <w:top w:val="none" w:sz="0" w:space="0" w:color="auto"/>
        <w:left w:val="none" w:sz="0" w:space="0" w:color="auto"/>
        <w:bottom w:val="none" w:sz="0" w:space="0" w:color="auto"/>
        <w:right w:val="none" w:sz="0" w:space="0" w:color="auto"/>
      </w:divBdr>
    </w:div>
    <w:div w:id="910508332">
      <w:bodyDiv w:val="1"/>
      <w:marLeft w:val="0"/>
      <w:marRight w:val="0"/>
      <w:marTop w:val="0"/>
      <w:marBottom w:val="0"/>
      <w:divBdr>
        <w:top w:val="none" w:sz="0" w:space="0" w:color="auto"/>
        <w:left w:val="none" w:sz="0" w:space="0" w:color="auto"/>
        <w:bottom w:val="none" w:sz="0" w:space="0" w:color="auto"/>
        <w:right w:val="none" w:sz="0" w:space="0" w:color="auto"/>
      </w:divBdr>
    </w:div>
    <w:div w:id="1234971741">
      <w:bodyDiv w:val="1"/>
      <w:marLeft w:val="0"/>
      <w:marRight w:val="0"/>
      <w:marTop w:val="0"/>
      <w:marBottom w:val="0"/>
      <w:divBdr>
        <w:top w:val="none" w:sz="0" w:space="0" w:color="auto"/>
        <w:left w:val="none" w:sz="0" w:space="0" w:color="auto"/>
        <w:bottom w:val="none" w:sz="0" w:space="0" w:color="auto"/>
        <w:right w:val="none" w:sz="0" w:space="0" w:color="auto"/>
      </w:divBdr>
    </w:div>
    <w:div w:id="1256746672">
      <w:bodyDiv w:val="1"/>
      <w:marLeft w:val="0"/>
      <w:marRight w:val="0"/>
      <w:marTop w:val="0"/>
      <w:marBottom w:val="0"/>
      <w:divBdr>
        <w:top w:val="none" w:sz="0" w:space="0" w:color="auto"/>
        <w:left w:val="none" w:sz="0" w:space="0" w:color="auto"/>
        <w:bottom w:val="none" w:sz="0" w:space="0" w:color="auto"/>
        <w:right w:val="none" w:sz="0" w:space="0" w:color="auto"/>
      </w:divBdr>
      <w:divsChild>
        <w:div w:id="304166264">
          <w:marLeft w:val="0"/>
          <w:marRight w:val="0"/>
          <w:marTop w:val="0"/>
          <w:marBottom w:val="0"/>
          <w:divBdr>
            <w:top w:val="none" w:sz="0" w:space="0" w:color="auto"/>
            <w:left w:val="none" w:sz="0" w:space="0" w:color="auto"/>
            <w:bottom w:val="none" w:sz="0" w:space="0" w:color="auto"/>
            <w:right w:val="none" w:sz="0" w:space="0" w:color="auto"/>
          </w:divBdr>
          <w:divsChild>
            <w:div w:id="406417683">
              <w:marLeft w:val="0"/>
              <w:marRight w:val="0"/>
              <w:marTop w:val="0"/>
              <w:marBottom w:val="0"/>
              <w:divBdr>
                <w:top w:val="none" w:sz="0" w:space="0" w:color="auto"/>
                <w:left w:val="none" w:sz="0" w:space="0" w:color="auto"/>
                <w:bottom w:val="none" w:sz="0" w:space="0" w:color="auto"/>
                <w:right w:val="none" w:sz="0" w:space="0" w:color="auto"/>
              </w:divBdr>
              <w:divsChild>
                <w:div w:id="7788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11183">
      <w:bodyDiv w:val="1"/>
      <w:marLeft w:val="0"/>
      <w:marRight w:val="0"/>
      <w:marTop w:val="0"/>
      <w:marBottom w:val="0"/>
      <w:divBdr>
        <w:top w:val="none" w:sz="0" w:space="0" w:color="auto"/>
        <w:left w:val="none" w:sz="0" w:space="0" w:color="auto"/>
        <w:bottom w:val="none" w:sz="0" w:space="0" w:color="auto"/>
        <w:right w:val="none" w:sz="0" w:space="0" w:color="auto"/>
      </w:divBdr>
    </w:div>
    <w:div w:id="1331762223">
      <w:bodyDiv w:val="1"/>
      <w:marLeft w:val="0"/>
      <w:marRight w:val="0"/>
      <w:marTop w:val="0"/>
      <w:marBottom w:val="0"/>
      <w:divBdr>
        <w:top w:val="none" w:sz="0" w:space="0" w:color="auto"/>
        <w:left w:val="none" w:sz="0" w:space="0" w:color="auto"/>
        <w:bottom w:val="none" w:sz="0" w:space="0" w:color="auto"/>
        <w:right w:val="none" w:sz="0" w:space="0" w:color="auto"/>
      </w:divBdr>
    </w:div>
    <w:div w:id="1369187502">
      <w:bodyDiv w:val="1"/>
      <w:marLeft w:val="0"/>
      <w:marRight w:val="0"/>
      <w:marTop w:val="0"/>
      <w:marBottom w:val="0"/>
      <w:divBdr>
        <w:top w:val="none" w:sz="0" w:space="0" w:color="auto"/>
        <w:left w:val="none" w:sz="0" w:space="0" w:color="auto"/>
        <w:bottom w:val="none" w:sz="0" w:space="0" w:color="auto"/>
        <w:right w:val="none" w:sz="0" w:space="0" w:color="auto"/>
      </w:divBdr>
      <w:divsChild>
        <w:div w:id="39866182">
          <w:marLeft w:val="0"/>
          <w:marRight w:val="0"/>
          <w:marTop w:val="0"/>
          <w:marBottom w:val="0"/>
          <w:divBdr>
            <w:top w:val="none" w:sz="0" w:space="0" w:color="auto"/>
            <w:left w:val="none" w:sz="0" w:space="0" w:color="auto"/>
            <w:bottom w:val="none" w:sz="0" w:space="0" w:color="auto"/>
            <w:right w:val="none" w:sz="0" w:space="0" w:color="auto"/>
          </w:divBdr>
        </w:div>
      </w:divsChild>
    </w:div>
    <w:div w:id="1542479054">
      <w:bodyDiv w:val="1"/>
      <w:marLeft w:val="0"/>
      <w:marRight w:val="0"/>
      <w:marTop w:val="0"/>
      <w:marBottom w:val="0"/>
      <w:divBdr>
        <w:top w:val="none" w:sz="0" w:space="0" w:color="auto"/>
        <w:left w:val="none" w:sz="0" w:space="0" w:color="auto"/>
        <w:bottom w:val="none" w:sz="0" w:space="0" w:color="auto"/>
        <w:right w:val="none" w:sz="0" w:space="0" w:color="auto"/>
      </w:divBdr>
    </w:div>
    <w:div w:id="1648826902">
      <w:bodyDiv w:val="1"/>
      <w:marLeft w:val="0"/>
      <w:marRight w:val="0"/>
      <w:marTop w:val="0"/>
      <w:marBottom w:val="0"/>
      <w:divBdr>
        <w:top w:val="none" w:sz="0" w:space="0" w:color="auto"/>
        <w:left w:val="none" w:sz="0" w:space="0" w:color="auto"/>
        <w:bottom w:val="none" w:sz="0" w:space="0" w:color="auto"/>
        <w:right w:val="none" w:sz="0" w:space="0" w:color="auto"/>
      </w:divBdr>
    </w:div>
    <w:div w:id="1660428446">
      <w:bodyDiv w:val="1"/>
      <w:marLeft w:val="0"/>
      <w:marRight w:val="0"/>
      <w:marTop w:val="0"/>
      <w:marBottom w:val="0"/>
      <w:divBdr>
        <w:top w:val="none" w:sz="0" w:space="0" w:color="auto"/>
        <w:left w:val="none" w:sz="0" w:space="0" w:color="auto"/>
        <w:bottom w:val="none" w:sz="0" w:space="0" w:color="auto"/>
        <w:right w:val="none" w:sz="0" w:space="0" w:color="auto"/>
      </w:divBdr>
    </w:div>
    <w:div w:id="1704399632">
      <w:bodyDiv w:val="1"/>
      <w:marLeft w:val="0"/>
      <w:marRight w:val="0"/>
      <w:marTop w:val="0"/>
      <w:marBottom w:val="0"/>
      <w:divBdr>
        <w:top w:val="none" w:sz="0" w:space="0" w:color="auto"/>
        <w:left w:val="none" w:sz="0" w:space="0" w:color="auto"/>
        <w:bottom w:val="none" w:sz="0" w:space="0" w:color="auto"/>
        <w:right w:val="none" w:sz="0" w:space="0" w:color="auto"/>
      </w:divBdr>
    </w:div>
    <w:div w:id="1793086759">
      <w:bodyDiv w:val="1"/>
      <w:marLeft w:val="0"/>
      <w:marRight w:val="0"/>
      <w:marTop w:val="0"/>
      <w:marBottom w:val="0"/>
      <w:divBdr>
        <w:top w:val="none" w:sz="0" w:space="0" w:color="auto"/>
        <w:left w:val="none" w:sz="0" w:space="0" w:color="auto"/>
        <w:bottom w:val="none" w:sz="0" w:space="0" w:color="auto"/>
        <w:right w:val="none" w:sz="0" w:space="0" w:color="auto"/>
      </w:divBdr>
    </w:div>
    <w:div w:id="1847206327">
      <w:bodyDiv w:val="1"/>
      <w:marLeft w:val="0"/>
      <w:marRight w:val="0"/>
      <w:marTop w:val="0"/>
      <w:marBottom w:val="0"/>
      <w:divBdr>
        <w:top w:val="none" w:sz="0" w:space="0" w:color="auto"/>
        <w:left w:val="none" w:sz="0" w:space="0" w:color="auto"/>
        <w:bottom w:val="none" w:sz="0" w:space="0" w:color="auto"/>
        <w:right w:val="none" w:sz="0" w:space="0" w:color="auto"/>
      </w:divBdr>
    </w:div>
    <w:div w:id="196453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jpeg"/><Relationship Id="rId27" Type="http://schemas.microsoft.com/office/2020/10/relationships/intelligence" Target="intelligence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50998\Downloads\QT_HLD%20&amp;%20LL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b84eb40-9918-4ecf-b9ca-64c519ae940e">
      <Terms xmlns="http://schemas.microsoft.com/office/infopath/2007/PartnerControls"/>
    </lcf76f155ced4ddcb4097134ff3c332f>
    <MediaLengthInSeconds xmlns="2b84eb40-9918-4ecf-b9ca-64c519ae940e" xsi:nil="true"/>
    <UT_IT xmlns="2b84eb40-9918-4ecf-b9ca-64c519ae940e"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1E609119D9AB8469F2ED02F232E0765" ma:contentTypeVersion="11" ma:contentTypeDescription="Create a new document." ma:contentTypeScope="" ma:versionID="490686c65b65a0c00a1b646f2ad83459">
  <xsd:schema xmlns:xsd="http://www.w3.org/2001/XMLSchema" xmlns:xs="http://www.w3.org/2001/XMLSchema" xmlns:p="http://schemas.microsoft.com/office/2006/metadata/properties" xmlns:ns2="2b84eb40-9918-4ecf-b9ca-64c519ae940e" targetNamespace="http://schemas.microsoft.com/office/2006/metadata/properties" ma:root="true" ma:fieldsID="aa93b4a77988fff544d5bcefd76ed72c" ns2:_="">
    <xsd:import namespace="2b84eb40-9918-4ecf-b9ca-64c519ae940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2:MediaServiceOCR" minOccurs="0"/>
                <xsd:element ref="ns2:MediaServiceGenerationTime" minOccurs="0"/>
                <xsd:element ref="ns2:MediaServiceEventHashCode" minOccurs="0"/>
                <xsd:element ref="ns2:UT_IT"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84eb40-9918-4ecf-b9ca-64c519ae9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UT_IT" ma:index="16" nillable="true" ma:displayName="UT_IT" ma:format="Dropdown" ma:internalName="UT_IT">
      <xsd:simpleType>
        <xsd:restriction base="dms:Text">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FC9CD3-21DA-4A9A-BA88-55666EEBCDEF}">
  <ds:schemaRefs>
    <ds:schemaRef ds:uri="http://schemas.microsoft.com/office/2006/metadata/properties"/>
    <ds:schemaRef ds:uri="http://schemas.microsoft.com/office/infopath/2007/PartnerControls"/>
    <ds:schemaRef ds:uri="2b84eb40-9918-4ecf-b9ca-64c519ae940e"/>
  </ds:schemaRefs>
</ds:datastoreItem>
</file>

<file path=customXml/itemProps2.xml><?xml version="1.0" encoding="utf-8"?>
<ds:datastoreItem xmlns:ds="http://schemas.openxmlformats.org/officeDocument/2006/customXml" ds:itemID="{7669F204-B106-4FEB-A58A-C2D0B158F8A2}">
  <ds:schemaRefs>
    <ds:schemaRef ds:uri="http://schemas.openxmlformats.org/officeDocument/2006/bibliography"/>
  </ds:schemaRefs>
</ds:datastoreItem>
</file>

<file path=customXml/itemProps3.xml><?xml version="1.0" encoding="utf-8"?>
<ds:datastoreItem xmlns:ds="http://schemas.openxmlformats.org/officeDocument/2006/customXml" ds:itemID="{CFE1EC8F-501A-4165-B1A5-5BD69F182B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84eb40-9918-4ecf-b9ca-64c519ae9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FC73CD-DED2-4B66-B3AF-F7894DD42D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QT_HLD &amp; LLD.dotx</Template>
  <TotalTime>164</TotalTime>
  <Pages>21</Pages>
  <Words>3827</Words>
  <Characters>21818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Capgemini Technology Services India Ltd</vt:lpstr>
    </vt:vector>
  </TitlesOfParts>
  <Company>Capgemini India Private Limited</Company>
  <LinksUpToDate>false</LinksUpToDate>
  <CharactersWithSpaces>25594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Capgemini Technology Services India Ltd</dc:title>
  <dc:creator>K Krithigalakshmi</dc:creator>
  <cp:keywords>QT_HLD &amp; LLD</cp:keywords>
  <cp:lastModifiedBy>Alekhya, Saripella</cp:lastModifiedBy>
  <cp:revision>11</cp:revision>
  <dcterms:created xsi:type="dcterms:W3CDTF">2022-12-08T04:58:00Z</dcterms:created>
  <dcterms:modified xsi:type="dcterms:W3CDTF">2022-12-11T15:34:00Z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0x010100C1E609119D9AB8469F2ED02F232E0765</vt:lpwstr>
  </property>
  <property fmtid="{D5CDD505-2E9C-101B-9397-08002B2CF9AE}" pid="3" name="Order">
    <vt:r8>233500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